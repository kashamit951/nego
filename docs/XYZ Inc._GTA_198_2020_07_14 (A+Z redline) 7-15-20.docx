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C056FB" w14:textId="7DEEA7DD" w:rsidR="004238F2" w:rsidRDefault="004238F2" w:rsidP="004238F2">
      <w:pPr>
        <w:widowControl/>
        <w:tabs>
          <w:tab w:val="left" w:pos="-1440"/>
        </w:tabs>
        <w:spacing w:line="360" w:lineRule="auto"/>
        <w:jc w:val="center"/>
        <w:rPr>
          <w:b/>
          <w:szCs w:val="22"/>
        </w:rPr>
      </w:pPr>
      <w:bookmarkStart w:id="0" w:name="_GoBack"/>
      <w:bookmarkEnd w:id="0"/>
      <w:r w:rsidRPr="00012BFB">
        <w:rPr>
          <w:b/>
          <w:szCs w:val="22"/>
        </w:rPr>
        <w:t>GENERAL TERMS AGREEMENT</w:t>
      </w:r>
    </w:p>
    <w:tbl>
      <w:tblPr>
        <w:tblW w:w="5175" w:type="dxa"/>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619"/>
      </w:tblGrid>
      <w:tr w:rsidR="004238F2" w:rsidRPr="00AB38D0" w14:paraId="095B3878" w14:textId="77777777" w:rsidTr="0035719E">
        <w:tc>
          <w:tcPr>
            <w:tcW w:w="779" w:type="dxa"/>
            <w:tcBorders>
              <w:top w:val="nil"/>
              <w:left w:val="nil"/>
              <w:bottom w:val="nil"/>
            </w:tcBorders>
            <w:vAlign w:val="center"/>
          </w:tcPr>
          <w:p w14:paraId="2DD5C2D0" w14:textId="42DA4CCD" w:rsidR="004238F2" w:rsidRPr="00AB38D0" w:rsidRDefault="003F45BC" w:rsidP="0035719E">
            <w:pPr>
              <w:widowControl/>
              <w:tabs>
                <w:tab w:val="left" w:pos="-1440"/>
              </w:tabs>
              <w:spacing w:line="360" w:lineRule="auto"/>
              <w:rPr>
                <w:b/>
                <w:szCs w:val="22"/>
              </w:rPr>
            </w:pPr>
            <w:r>
              <w:rPr>
                <w:szCs w:val="22"/>
              </w:rPr>
              <w:t>GTA</w:t>
            </w:r>
            <w:r w:rsidR="004238F2" w:rsidRPr="00AB38D0">
              <w:rPr>
                <w:szCs w:val="22"/>
              </w:rPr>
              <w:t>#</w:t>
            </w:r>
          </w:p>
        </w:tc>
        <w:tc>
          <w:tcPr>
            <w:tcW w:w="4396" w:type="dxa"/>
            <w:vAlign w:val="center"/>
          </w:tcPr>
          <w:p w14:paraId="7C9F610D" w14:textId="40B76452" w:rsidR="004238F2" w:rsidRPr="003F45BC" w:rsidRDefault="003F45BC" w:rsidP="00F16D66">
            <w:pPr>
              <w:widowControl/>
              <w:jc w:val="center"/>
              <w:rPr>
                <w:rFonts w:ascii="Calibri" w:hAnsi="Calibri"/>
                <w:color w:val="000000"/>
                <w:szCs w:val="22"/>
              </w:rPr>
            </w:pPr>
            <w:r>
              <w:rPr>
                <w:rFonts w:ascii="Calibri" w:hAnsi="Calibri"/>
                <w:color w:val="000000"/>
                <w:szCs w:val="22"/>
              </w:rPr>
              <w:t>XYZ Inc.III_XYZ Inc._GTA_198_2</w:t>
            </w:r>
            <w:r w:rsidR="008A4AD3">
              <w:rPr>
                <w:rFonts w:ascii="Calibri" w:hAnsi="Calibri"/>
                <w:color w:val="000000"/>
                <w:szCs w:val="22"/>
              </w:rPr>
            </w:r>
            <w:r>
              <w:rPr>
                <w:rFonts w:ascii="Calibri" w:hAnsi="Calibri"/>
                <w:color w:val="000000"/>
                <w:szCs w:val="22"/>
              </w:rPr>
              <w:t>_</w:t>
            </w:r>
            <w:del w:id="1" w:author="Contracts Mgr." w:date="2020-07-15T17:09:00Z">
              <w:r w:rsidR="00C91497" w:rsidDel="00F16D66">
                <w:rPr>
                  <w:rFonts w:ascii="Calibri" w:hAnsi="Calibri"/>
                  <w:color w:val="000000"/>
                  <w:szCs w:val="22"/>
                </w:rPr>
                <w:delText>14</w:delText>
              </w:r>
            </w:del>
            <w:ins w:id="2" w:author="Contracts Mgr." w:date="2020-07-15T17:09:00Z">
              <w:r w:rsidR="00F16D66">
                <w:rPr>
                  <w:rFonts w:ascii="Calibri" w:hAnsi="Calibri"/>
                  <w:color w:val="000000"/>
                  <w:szCs w:val="22"/>
                </w:rPr>
                <w:t>15</w:t>
              </w:r>
            </w:ins>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r w:rsidR="001E4334">
        <w:rPr>
          <w:szCs w:val="22"/>
        </w:rPr>
      </w:r>
      <w:r w:rsidRPr="00370349">
        <w:rPr>
          <w:szCs w:val="22"/>
        </w:rPr>
      </w:r>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C4293D">
        <w:trPr>
          <w:trHeight w:val="405"/>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229B19CA" w:rsidR="004238F2" w:rsidRPr="00770B73" w:rsidRDefault="004238F2" w:rsidP="009741B7">
            <w:pPr>
              <w:spacing w:line="360" w:lineRule="auto"/>
              <w:jc w:val="center"/>
              <w:rPr>
                <w:sz w:val="28"/>
                <w:szCs w:val="28"/>
              </w:rPr>
            </w:pPr>
            <w:r>
              <w:rPr>
                <w:sz w:val="28"/>
                <w:szCs w:val="28"/>
              </w:rPr>
              <w:t/>
            </w:r>
            <w:r w:rsidR="00A24C7E">
              <w:rPr>
                <w:sz w:val="28"/>
                <w:szCs w:val="28"/>
              </w:rPr>
              <w:t/>
            </w:r>
          </w:p>
        </w:tc>
      </w:tr>
      <w:tr w:rsidR="00511AE0" w14:paraId="70C0C227" w14:textId="77777777" w:rsidTr="00C4293D">
        <w:trPr>
          <w:trHeight w:val="522"/>
          <w:jc w:val="center"/>
        </w:trPr>
        <w:tc>
          <w:tcPr>
            <w:tcW w:w="3708" w:type="dxa"/>
            <w:tcBorders>
              <w:top w:val="nil"/>
              <w:left w:val="nil"/>
              <w:bottom w:val="single" w:sz="4" w:space="0" w:color="auto"/>
              <w:right w:val="nil"/>
            </w:tcBorders>
          </w:tcPr>
          <w:p w14:paraId="4847D0CC" w14:textId="77777777" w:rsidR="00511AE0" w:rsidRPr="00770B73" w:rsidRDefault="00511AE0"/>
        </w:tc>
        <w:tc>
          <w:tcPr>
            <w:tcW w:w="2520" w:type="dxa"/>
            <w:gridSpan w:val="2"/>
            <w:tcBorders>
              <w:top w:val="nil"/>
              <w:left w:val="nil"/>
              <w:bottom w:val="single" w:sz="4" w:space="0" w:color="auto"/>
              <w:right w:val="nil"/>
            </w:tcBorders>
          </w:tcPr>
          <w:p w14:paraId="06220279" w14:textId="5FAF51F2" w:rsidR="00511AE0" w:rsidRPr="00770B73" w:rsidRDefault="00511AE0" w:rsidP="00C4293D">
            <w:pPr>
              <w:jc w:val="center"/>
              <w:rPr>
                <w:i/>
              </w:rPr>
            </w:pPr>
            <w:r>
              <w:rPr>
                <w:i/>
              </w:rPr>
              <w:t/>
            </w:r>
          </w:p>
        </w:tc>
        <w:tc>
          <w:tcPr>
            <w:tcW w:w="3600" w:type="dxa"/>
            <w:tcBorders>
              <w:top w:val="nil"/>
              <w:left w:val="nil"/>
              <w:bottom w:val="single" w:sz="4" w:space="0" w:color="auto"/>
              <w:right w:val="nil"/>
            </w:tcBorders>
          </w:tcPr>
          <w:p w14:paraId="61C57FB2" w14:textId="5FC41F97" w:rsidR="00511AE0" w:rsidRPr="003F45BC" w:rsidRDefault="003F45BC">
            <w:pPr>
              <w:rPr>
                <w:szCs w:val="22"/>
              </w:rPr>
            </w:pPr>
            <w:r>
              <w:t/>
            </w:r>
          </w:p>
        </w:tc>
      </w:tr>
      <w:tr w:rsidR="005E1D7F" w14:paraId="37186299" w14:textId="77777777" w:rsidTr="00C91497">
        <w:trPr>
          <w:jc w:val="center"/>
        </w:trPr>
        <w:tc>
          <w:tcPr>
            <w:tcW w:w="3708" w:type="dxa"/>
            <w:tcBorders>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left w:val="nil"/>
              <w:bottom w:val="nil"/>
              <w:right w:val="nil"/>
            </w:tcBorders>
          </w:tcPr>
          <w:p w14:paraId="4199E9DA" w14:textId="590071B5" w:rsidR="005E1D7F" w:rsidRDefault="005E1D7F" w:rsidP="00C4293D">
            <w:pPr>
              <w:jc w:val="center"/>
              <w:rPr>
                <w:i/>
              </w:rPr>
            </w:pPr>
            <w:r>
              <w:rPr>
                <w:i/>
              </w:rPr>
              <w:t/>
            </w:r>
            <w:r w:rsidR="00A24C7E">
              <w:rPr>
                <w:i/>
              </w:rPr>
              <w:t/>
            </w:r>
            <w:r>
              <w:rPr>
                <w:i/>
              </w:rPr>
              <w:t xml:space="preserve"/>
            </w:r>
          </w:p>
        </w:tc>
        <w:tc>
          <w:tcPr>
            <w:tcW w:w="3600" w:type="dxa"/>
            <w:tcBorders>
              <w:left w:val="nil"/>
              <w:bottom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35719E">
        <w:trPr>
          <w:trHeight w:val="657"/>
          <w:jc w:val="center"/>
        </w:trPr>
        <w:tc>
          <w:tcPr>
            <w:tcW w:w="3708" w:type="dxa"/>
            <w:tcBorders>
              <w:top w:val="nil"/>
              <w:left w:val="nil"/>
              <w:bottom w:val="single" w:sz="4" w:space="0" w:color="auto"/>
              <w:right w:val="nil"/>
            </w:tcBorders>
            <w:vAlign w:val="bottom"/>
          </w:tcPr>
          <w:p w14:paraId="3D8B4A32" w14:textId="77777777" w:rsidR="005E1D7F" w:rsidRPr="00770B73" w:rsidRDefault="005E1D7F" w:rsidP="00C91497">
            <w:pPr>
              <w:jc w:val="center"/>
            </w:pPr>
          </w:p>
        </w:tc>
        <w:tc>
          <w:tcPr>
            <w:tcW w:w="2520" w:type="dxa"/>
            <w:gridSpan w:val="2"/>
            <w:tcBorders>
              <w:top w:val="nil"/>
              <w:left w:val="nil"/>
              <w:bottom w:val="single" w:sz="4" w:space="0" w:color="auto"/>
              <w:right w:val="nil"/>
            </w:tcBorders>
            <w:vAlign w:val="bottom"/>
          </w:tcPr>
          <w:p w14:paraId="23AA2600" w14:textId="77777777" w:rsidR="005E1D7F" w:rsidRPr="00770B73" w:rsidRDefault="005E1D7F" w:rsidP="00C4293D">
            <w:pPr>
              <w:jc w:val="center"/>
              <w:rPr>
                <w:i/>
              </w:rPr>
            </w:pPr>
            <w:r w:rsidRPr="00770B73">
              <w:rPr>
                <w:i/>
              </w:rPr>
              <w:t/>
            </w:r>
          </w:p>
        </w:tc>
        <w:tc>
          <w:tcPr>
            <w:tcW w:w="3600" w:type="dxa"/>
            <w:tcBorders>
              <w:top w:val="nil"/>
              <w:left w:val="nil"/>
              <w:bottom w:val="single" w:sz="4" w:space="0" w:color="auto"/>
              <w:right w:val="nil"/>
            </w:tcBorders>
            <w:vAlign w:val="bottom"/>
          </w:tcPr>
          <w:p w14:paraId="51808C90" w14:textId="77777777" w:rsidR="005E1D7F" w:rsidRPr="00770B73" w:rsidRDefault="005E1D7F" w:rsidP="00C91497">
            <w:pPr>
              <w:jc w:val="center"/>
            </w:pPr>
          </w:p>
        </w:tc>
      </w:tr>
      <w:tr w:rsidR="005E1D7F" w14:paraId="0674191B" w14:textId="77777777" w:rsidTr="00C91497">
        <w:trPr>
          <w:jc w:val="center"/>
        </w:trPr>
        <w:tc>
          <w:tcPr>
            <w:tcW w:w="3708" w:type="dxa"/>
            <w:tcBorders>
              <w:left w:val="nil"/>
              <w:bottom w:val="nil"/>
              <w:right w:val="nil"/>
            </w:tcBorders>
          </w:tcPr>
          <w:p w14:paraId="700C7F7A" w14:textId="77777777" w:rsidR="005E1D7F" w:rsidRPr="00770B73" w:rsidRDefault="005E1D7F" w:rsidP="00DC0A14">
            <w:r>
              <w:t/>
            </w:r>
          </w:p>
        </w:tc>
        <w:tc>
          <w:tcPr>
            <w:tcW w:w="2520" w:type="dxa"/>
            <w:gridSpan w:val="2"/>
            <w:tcBorders>
              <w:left w:val="nil"/>
              <w:bottom w:val="nil"/>
              <w:right w:val="nil"/>
            </w:tcBorders>
          </w:tcPr>
          <w:p w14:paraId="2A8370FE" w14:textId="77777777" w:rsidR="005E1D7F" w:rsidRPr="00770B73" w:rsidRDefault="005E1D7F" w:rsidP="00C4293D">
            <w:pPr>
              <w:jc w:val="center"/>
              <w:rPr>
                <w:i/>
              </w:rPr>
            </w:pPr>
            <w:r w:rsidRPr="00770B73">
              <w:rPr>
                <w:i/>
              </w:rPr>
              <w:t/>
            </w:r>
          </w:p>
        </w:tc>
        <w:tc>
          <w:tcPr>
            <w:tcW w:w="3600" w:type="dxa"/>
            <w:tcBorders>
              <w:left w:val="nil"/>
              <w:bottom w:val="nil"/>
              <w:right w:val="nil"/>
            </w:tcBorders>
          </w:tcPr>
          <w:p w14:paraId="0F929BEA" w14:textId="77777777" w:rsidR="005E1D7F" w:rsidRPr="00770B73" w:rsidRDefault="005E1D7F" w:rsidP="00DC0A14"/>
        </w:tc>
      </w:tr>
      <w:tr w:rsidR="005E1D7F" w14:paraId="578E339B" w14:textId="77777777" w:rsidTr="00C91497">
        <w:trPr>
          <w:jc w:val="center"/>
        </w:trPr>
        <w:tc>
          <w:tcPr>
            <w:tcW w:w="3708" w:type="dxa"/>
            <w:tcBorders>
              <w:top w:val="nil"/>
              <w:left w:val="nil"/>
              <w:bottom w:val="single" w:sz="4" w:space="0" w:color="auto"/>
              <w:right w:val="nil"/>
            </w:tcBorders>
          </w:tcPr>
          <w:p w14:paraId="2EF3E405" w14:textId="77777777" w:rsidR="005E1D7F" w:rsidRPr="00770B73" w:rsidRDefault="005E1D7F" w:rsidP="00DC0A14">
            <w:r>
              <w:t/>
            </w:r>
          </w:p>
        </w:tc>
        <w:tc>
          <w:tcPr>
            <w:tcW w:w="2520" w:type="dxa"/>
            <w:gridSpan w:val="2"/>
            <w:tcBorders>
              <w:top w:val="nil"/>
              <w:left w:val="nil"/>
              <w:bottom w:val="single" w:sz="4" w:space="0" w:color="auto"/>
              <w:right w:val="nil"/>
            </w:tcBorders>
          </w:tcPr>
          <w:p w14:paraId="5D7F6B08" w14:textId="77777777" w:rsidR="005E1D7F" w:rsidRPr="00770B73" w:rsidRDefault="005E1D7F" w:rsidP="00C4293D">
            <w:pPr>
              <w:jc w:val="center"/>
              <w:rPr>
                <w:i/>
              </w:rPr>
            </w:pPr>
            <w:r w:rsidRPr="00770B73">
              <w:rPr>
                <w:i/>
              </w:rPr>
              <w:t/>
            </w:r>
            <w:r>
              <w:rPr>
                <w:i/>
              </w:rPr>
              <w:t/>
            </w:r>
          </w:p>
        </w:tc>
        <w:tc>
          <w:tcPr>
            <w:tcW w:w="3600" w:type="dxa"/>
            <w:tcBorders>
              <w:top w:val="nil"/>
              <w:left w:val="nil"/>
              <w:bottom w:val="single" w:sz="4" w:space="0" w:color="auto"/>
              <w:right w:val="nil"/>
            </w:tcBorders>
          </w:tcPr>
          <w:p w14:paraId="7C39FC3A" w14:textId="3CF7DC82" w:rsidR="005E1D7F" w:rsidRPr="00770B73" w:rsidRDefault="00560D66" w:rsidP="00DC0A14">
            <w:r>
              <w:t/>
            </w:r>
          </w:p>
        </w:tc>
      </w:tr>
      <w:tr w:rsidR="005E1D7F" w14:paraId="616798A6" w14:textId="77777777" w:rsidTr="00C4293D">
        <w:trPr>
          <w:jc w:val="center"/>
        </w:trPr>
        <w:tc>
          <w:tcPr>
            <w:tcW w:w="3708" w:type="dxa"/>
            <w:tcBorders>
              <w:left w:val="nil"/>
              <w:bottom w:val="single" w:sz="4" w:space="0" w:color="auto"/>
              <w:right w:val="nil"/>
            </w:tcBorders>
          </w:tcPr>
          <w:p w14:paraId="055EA8F0" w14:textId="77777777" w:rsidR="005E1D7F" w:rsidRPr="00770B73" w:rsidRDefault="005E1D7F" w:rsidP="00DC0A14"/>
        </w:tc>
        <w:tc>
          <w:tcPr>
            <w:tcW w:w="2520" w:type="dxa"/>
            <w:gridSpan w:val="2"/>
            <w:tcBorders>
              <w:left w:val="nil"/>
              <w:bottom w:val="single" w:sz="4" w:space="0" w:color="auto"/>
              <w:right w:val="nil"/>
            </w:tcBorders>
          </w:tcPr>
          <w:p w14:paraId="1B83BAAF" w14:textId="77777777" w:rsidR="005E1D7F" w:rsidRPr="00770B73" w:rsidRDefault="005E1D7F" w:rsidP="00C4293D">
            <w:pPr>
              <w:jc w:val="center"/>
              <w:rPr>
                <w:i/>
              </w:rPr>
            </w:pPr>
            <w:r w:rsidRPr="00770B73">
              <w:rPr>
                <w:i/>
              </w:rPr>
              <w:t/>
            </w:r>
          </w:p>
        </w:tc>
        <w:tc>
          <w:tcPr>
            <w:tcW w:w="3600" w:type="dxa"/>
            <w:tcBorders>
              <w:left w:val="nil"/>
              <w:bottom w:val="single" w:sz="4" w:space="0" w:color="auto"/>
              <w:right w:val="nil"/>
            </w:tcBorders>
          </w:tcPr>
          <w:p w14:paraId="279D8798" w14:textId="77777777" w:rsidR="005E1D7F" w:rsidRPr="00770B73" w:rsidRDefault="005E1D7F" w:rsidP="00DC0A14"/>
        </w:tc>
      </w:tr>
      <w:tr w:rsidR="00560D66" w14:paraId="2E7071FF" w14:textId="77777777" w:rsidTr="00C4293D">
        <w:trPr>
          <w:trHeight w:val="746"/>
          <w:jc w:val="center"/>
        </w:trPr>
        <w:tc>
          <w:tcPr>
            <w:tcW w:w="3708" w:type="dxa"/>
            <w:tcBorders>
              <w:left w:val="nil"/>
              <w:bottom w:val="single" w:sz="4" w:space="0" w:color="auto"/>
              <w:right w:val="nil"/>
            </w:tcBorders>
          </w:tcPr>
          <w:p w14:paraId="733595F7" w14:textId="1BA9E47D" w:rsidR="00560D66" w:rsidRPr="00770B73" w:rsidRDefault="00C4293D" w:rsidP="00C4293D">
            <w:r>
              <w:t xml:space="preserve"/>
              <w:br/>
              <w:t xml:space="preserve"/>
            </w:r>
            <w:r/>
          </w:p>
        </w:tc>
        <w:tc>
          <w:tcPr>
            <w:tcW w:w="2520" w:type="dxa"/>
            <w:gridSpan w:val="2"/>
            <w:tcBorders>
              <w:left w:val="nil"/>
              <w:bottom w:val="single" w:sz="4" w:space="0" w:color="auto"/>
              <w:right w:val="nil"/>
            </w:tcBorders>
          </w:tcPr>
          <w:p w14:paraId="69C72B60" w14:textId="77777777" w:rsidR="00560D66" w:rsidRPr="00770B73" w:rsidRDefault="00560D66" w:rsidP="00C4293D">
            <w:pPr>
              <w:jc w:val="center"/>
              <w:rPr>
                <w:i/>
              </w:rPr>
            </w:pPr>
            <w:r>
              <w:t/>
            </w:r>
          </w:p>
        </w:tc>
        <w:tc>
          <w:tcPr>
            <w:tcW w:w="3600" w:type="dxa"/>
            <w:tcBorders>
              <w:left w:val="nil"/>
              <w:bottom w:val="single" w:sz="4" w:space="0" w:color="auto"/>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A24C7E" w14:paraId="20F2EDD7" w14:textId="77777777" w:rsidTr="00C4293D">
        <w:trPr>
          <w:trHeight w:val="557"/>
          <w:jc w:val="center"/>
        </w:trPr>
        <w:tc>
          <w:tcPr>
            <w:tcW w:w="3708" w:type="dxa"/>
            <w:tcBorders>
              <w:left w:val="nil"/>
              <w:bottom w:val="nil"/>
              <w:right w:val="nil"/>
            </w:tcBorders>
          </w:tcPr>
          <w:p w14:paraId="3F202A96" w14:textId="77777777" w:rsidR="00A24C7E" w:rsidRDefault="00A24C7E" w:rsidP="00DC0A14"/>
        </w:tc>
        <w:tc>
          <w:tcPr>
            <w:tcW w:w="2520" w:type="dxa"/>
            <w:gridSpan w:val="2"/>
            <w:tcBorders>
              <w:left w:val="nil"/>
              <w:bottom w:val="nil"/>
              <w:right w:val="nil"/>
            </w:tcBorders>
          </w:tcPr>
          <w:p w14:paraId="500EA491" w14:textId="5927D290" w:rsidR="00A24C7E" w:rsidRDefault="00A24C7E" w:rsidP="00C4293D">
            <w:pPr>
              <w:jc w:val="center"/>
              <w:rPr>
                <w:i/>
              </w:rPr>
            </w:pPr>
            <w:r>
              <w:rPr>
                <w:i/>
              </w:rPr>
              <w:t/>
            </w:r>
          </w:p>
        </w:tc>
        <w:tc>
          <w:tcPr>
            <w:tcW w:w="3600" w:type="dxa"/>
            <w:tcBorders>
              <w:left w:val="nil"/>
              <w:bottom w:val="nil"/>
              <w:right w:val="nil"/>
            </w:tcBorders>
          </w:tcPr>
          <w:p w14:paraId="5CCC33FA" w14:textId="7D1143D3" w:rsidR="00A24C7E" w:rsidRPr="003F45BC" w:rsidRDefault="00A24C7E" w:rsidP="00DC0A14">
            <w:r>
              <w:t/>
            </w:r>
          </w:p>
        </w:tc>
      </w:tr>
      <w:tr w:rsidR="00A24C7E" w14:paraId="6488E6D1" w14:textId="77777777" w:rsidTr="00C4293D">
        <w:trPr>
          <w:trHeight w:val="746"/>
          <w:jc w:val="center"/>
        </w:trPr>
        <w:tc>
          <w:tcPr>
            <w:tcW w:w="3708" w:type="dxa"/>
            <w:tcBorders>
              <w:top w:val="nil"/>
              <w:left w:val="nil"/>
              <w:bottom w:val="nil"/>
              <w:right w:val="nil"/>
            </w:tcBorders>
          </w:tcPr>
          <w:p w14:paraId="3AF7B7FB" w14:textId="77777777" w:rsidR="00A24C7E" w:rsidRDefault="00A24C7E" w:rsidP="00DC0A14"/>
        </w:tc>
        <w:tc>
          <w:tcPr>
            <w:tcW w:w="2520" w:type="dxa"/>
            <w:gridSpan w:val="2"/>
            <w:tcBorders>
              <w:top w:val="nil"/>
              <w:left w:val="nil"/>
              <w:bottom w:val="nil"/>
              <w:right w:val="nil"/>
            </w:tcBorders>
          </w:tcPr>
          <w:p w14:paraId="4C59F28C" w14:textId="2B24A981" w:rsidR="00A24C7E" w:rsidRDefault="00A24C7E" w:rsidP="00C4293D">
            <w:pPr>
              <w:jc w:val="center"/>
              <w:rPr>
                <w:i/>
              </w:rPr>
            </w:pPr>
            <w:r>
              <w:t/>
            </w:r>
          </w:p>
        </w:tc>
        <w:tc>
          <w:tcPr>
            <w:tcW w:w="3600" w:type="dxa"/>
            <w:tcBorders>
              <w:top w:val="nil"/>
              <w:left w:val="nil"/>
              <w:bottom w:val="nil"/>
              <w:right w:val="nil"/>
            </w:tcBorders>
          </w:tcPr>
          <w:p w14:paraId="487643FC" w14:textId="77777777" w:rsidR="00A24C7E" w:rsidRDefault="00A24C7E" w:rsidP="00A24C7E">
            <w:pPr>
              <w:pStyle w:val="NoSpacing"/>
            </w:pPr>
            <w:r>
              <w:t/>
            </w:r>
          </w:p>
          <w:p w14:paraId="0B7E8F04" w14:textId="77777777" w:rsidR="00A24C7E" w:rsidRDefault="00A24C7E" w:rsidP="00A24C7E">
            <w:pPr>
              <w:pStyle w:val="NoSpacing"/>
            </w:pPr>
            <w:r>
              <w:t xml:space="preserve"/>
            </w:r>
          </w:p>
          <w:p w14:paraId="31BAC0F3" w14:textId="51F8D31E" w:rsidR="00A24C7E" w:rsidRDefault="00A24C7E" w:rsidP="00A24C7E">
            <w:pPr>
              <w:pStyle w:val="NoSpacing"/>
            </w:pPr>
            <w:r>
              <w:t xml:space="preserve"/>
            </w:r>
          </w:p>
        </w:tc>
      </w:tr>
      <w:tr w:rsidR="00A24C7E" w14:paraId="35DFE7E0" w14:textId="77777777" w:rsidTr="00C4293D">
        <w:trPr>
          <w:trHeight w:val="630"/>
          <w:jc w:val="center"/>
        </w:trPr>
        <w:tc>
          <w:tcPr>
            <w:tcW w:w="3708" w:type="dxa"/>
            <w:tcBorders>
              <w:top w:val="nil"/>
              <w:left w:val="nil"/>
              <w:bottom w:val="single" w:sz="4" w:space="0" w:color="auto"/>
              <w:right w:val="nil"/>
            </w:tcBorders>
          </w:tcPr>
          <w:p w14:paraId="4DF79FFB" w14:textId="77777777" w:rsidR="00A24C7E" w:rsidRDefault="00A24C7E" w:rsidP="00DC0A14"/>
        </w:tc>
        <w:tc>
          <w:tcPr>
            <w:tcW w:w="2520" w:type="dxa"/>
            <w:gridSpan w:val="2"/>
            <w:tcBorders>
              <w:top w:val="nil"/>
              <w:left w:val="nil"/>
              <w:bottom w:val="single" w:sz="4" w:space="0" w:color="auto"/>
              <w:right w:val="nil"/>
            </w:tcBorders>
          </w:tcPr>
          <w:p w14:paraId="2FC12EDC" w14:textId="324B5E29" w:rsidR="00A24C7E" w:rsidRDefault="00A24C7E" w:rsidP="00C4293D">
            <w:pPr>
              <w:jc w:val="center"/>
              <w:rPr>
                <w:i/>
              </w:rPr>
            </w:pPr>
            <w:r>
              <w:rPr>
                <w:i/>
              </w:rPr>
              <w:t/>
            </w:r>
          </w:p>
        </w:tc>
        <w:tc>
          <w:tcPr>
            <w:tcW w:w="3600" w:type="dxa"/>
            <w:tcBorders>
              <w:top w:val="nil"/>
              <w:left w:val="nil"/>
              <w:bottom w:val="single" w:sz="4" w:space="0" w:color="auto"/>
              <w:right w:val="nil"/>
            </w:tcBorders>
          </w:tcPr>
          <w:p w14:paraId="212F7D20" w14:textId="77777777" w:rsidR="00A24C7E" w:rsidRDefault="00A24C7E" w:rsidP="00A24C7E">
            <w:pPr>
              <w:pStyle w:val="NoSpacing"/>
            </w:pPr>
          </w:p>
        </w:tc>
      </w:tr>
      <w:tr w:rsidR="00A24C7E" w14:paraId="45E71FD6" w14:textId="77777777" w:rsidTr="00C4293D">
        <w:trPr>
          <w:trHeight w:val="305"/>
          <w:jc w:val="center"/>
        </w:trPr>
        <w:tc>
          <w:tcPr>
            <w:tcW w:w="3708" w:type="dxa"/>
            <w:tcBorders>
              <w:left w:val="nil"/>
              <w:bottom w:val="nil"/>
              <w:right w:val="nil"/>
            </w:tcBorders>
          </w:tcPr>
          <w:p w14:paraId="44E6253F" w14:textId="77777777" w:rsidR="00A24C7E" w:rsidRDefault="00A24C7E" w:rsidP="00DC0A14"/>
        </w:tc>
        <w:tc>
          <w:tcPr>
            <w:tcW w:w="2520" w:type="dxa"/>
            <w:gridSpan w:val="2"/>
            <w:tcBorders>
              <w:left w:val="nil"/>
              <w:bottom w:val="nil"/>
              <w:right w:val="nil"/>
            </w:tcBorders>
          </w:tcPr>
          <w:p w14:paraId="4C2FBD26" w14:textId="29C99EE8" w:rsidR="00A24C7E" w:rsidRDefault="00A24C7E" w:rsidP="00C4293D">
            <w:pPr>
              <w:jc w:val="center"/>
              <w:rPr>
                <w:i/>
              </w:rPr>
            </w:pPr>
            <w:r>
              <w:rPr>
                <w:i/>
              </w:rPr>
              <w:t/>
            </w:r>
          </w:p>
        </w:tc>
        <w:tc>
          <w:tcPr>
            <w:tcW w:w="3600" w:type="dxa"/>
            <w:tcBorders>
              <w:left w:val="nil"/>
              <w:bottom w:val="nil"/>
              <w:right w:val="nil"/>
            </w:tcBorders>
          </w:tcPr>
          <w:p w14:paraId="5E783DC9" w14:textId="77777777" w:rsidR="00A24C7E" w:rsidRDefault="00A24C7E" w:rsidP="00A24C7E">
            <w:pPr>
              <w:pStyle w:val="NoSpacing"/>
            </w:pPr>
          </w:p>
        </w:tc>
      </w:tr>
      <w:tr w:rsidR="00A24C7E" w14:paraId="78DE077C" w14:textId="77777777" w:rsidTr="00C4293D">
        <w:trPr>
          <w:trHeight w:val="342"/>
          <w:jc w:val="center"/>
        </w:trPr>
        <w:tc>
          <w:tcPr>
            <w:tcW w:w="3708" w:type="dxa"/>
            <w:tcBorders>
              <w:top w:val="nil"/>
              <w:left w:val="nil"/>
              <w:right w:val="nil"/>
            </w:tcBorders>
          </w:tcPr>
          <w:p w14:paraId="597448FA" w14:textId="77777777" w:rsidR="00A24C7E" w:rsidRDefault="00A24C7E" w:rsidP="00DC0A14"/>
        </w:tc>
        <w:tc>
          <w:tcPr>
            <w:tcW w:w="2520" w:type="dxa"/>
            <w:gridSpan w:val="2"/>
            <w:tcBorders>
              <w:top w:val="nil"/>
              <w:left w:val="nil"/>
              <w:right w:val="nil"/>
            </w:tcBorders>
          </w:tcPr>
          <w:p w14:paraId="5D20962E" w14:textId="4553782A" w:rsidR="00A24C7E" w:rsidRDefault="00A24C7E" w:rsidP="00C4293D">
            <w:pPr>
              <w:jc w:val="center"/>
              <w:rPr>
                <w:i/>
              </w:rPr>
            </w:pPr>
            <w:r>
              <w:rPr>
                <w:i/>
              </w:rPr>
              <w:t/>
            </w:r>
          </w:p>
        </w:tc>
        <w:tc>
          <w:tcPr>
            <w:tcW w:w="3600" w:type="dxa"/>
            <w:tcBorders>
              <w:top w:val="nil"/>
              <w:left w:val="nil"/>
              <w:right w:val="nil"/>
            </w:tcBorders>
          </w:tcPr>
          <w:p w14:paraId="462E4A1D" w14:textId="77777777" w:rsidR="00A24C7E" w:rsidRDefault="00A24C7E" w:rsidP="00A24C7E">
            <w:pPr>
              <w:pStyle w:val="NoSpacing"/>
            </w:pPr>
          </w:p>
        </w:tc>
      </w:tr>
      <w:tr w:rsidR="00C4293D" w14:paraId="04C37C93" w14:textId="77777777" w:rsidTr="0035719E">
        <w:trPr>
          <w:trHeight w:val="342"/>
          <w:jc w:val="center"/>
        </w:trPr>
        <w:tc>
          <w:tcPr>
            <w:tcW w:w="3708" w:type="dxa"/>
            <w:tcBorders>
              <w:top w:val="nil"/>
              <w:left w:val="nil"/>
              <w:bottom w:val="single" w:sz="4" w:space="0" w:color="auto"/>
              <w:right w:val="nil"/>
            </w:tcBorders>
          </w:tcPr>
          <w:p w14:paraId="0C7C5832" w14:textId="77777777" w:rsidR="00C4293D" w:rsidRDefault="00C4293D" w:rsidP="00DC0A14"/>
        </w:tc>
        <w:tc>
          <w:tcPr>
            <w:tcW w:w="2520" w:type="dxa"/>
            <w:gridSpan w:val="2"/>
            <w:tcBorders>
              <w:top w:val="nil"/>
              <w:left w:val="nil"/>
              <w:bottom w:val="single" w:sz="4" w:space="0" w:color="auto"/>
              <w:right w:val="nil"/>
            </w:tcBorders>
          </w:tcPr>
          <w:p w14:paraId="19501D5B" w14:textId="3B1C152D" w:rsidR="00C4293D" w:rsidRDefault="00C4293D" w:rsidP="00C4293D">
            <w:pPr>
              <w:jc w:val="center"/>
              <w:rPr>
                <w:i/>
              </w:rPr>
            </w:pPr>
            <w:r w:rsidRPr="00770B73">
              <w:rPr>
                <w:i/>
              </w:rPr>
              <w:t/>
            </w:r>
          </w:p>
        </w:tc>
        <w:tc>
          <w:tcPr>
            <w:tcW w:w="3600" w:type="dxa"/>
            <w:tcBorders>
              <w:top w:val="nil"/>
              <w:left w:val="nil"/>
              <w:bottom w:val="single" w:sz="4" w:space="0" w:color="auto"/>
              <w:right w:val="nil"/>
            </w:tcBorders>
          </w:tcPr>
          <w:p w14:paraId="3182DF76" w14:textId="77777777" w:rsidR="00C4293D" w:rsidRDefault="00C4293D" w:rsidP="00A24C7E">
            <w:pPr>
              <w:pStyle w:val="NoSpacing"/>
            </w:pPr>
          </w:p>
        </w:tc>
      </w:tr>
      <w:tr w:rsidR="00560D66" w14:paraId="13D1A3C7" w14:textId="77777777" w:rsidTr="0035719E">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left w:val="nil"/>
              <w:right w:val="nil"/>
            </w:tcBorders>
          </w:tcPr>
          <w:p w14:paraId="567A48C1" w14:textId="77777777" w:rsidR="00560D66" w:rsidRPr="00770B73" w:rsidRDefault="00560D66" w:rsidP="00C4293D">
            <w:pPr>
              <w:spacing w:line="360" w:lineRule="auto"/>
              <w:jc w:val="center"/>
              <w:rPr>
                <w:i/>
                <w:sz w:val="23"/>
                <w:szCs w:val="23"/>
              </w:rPr>
            </w:pPr>
            <w:r>
              <w:t/>
            </w:r>
          </w:p>
        </w:tc>
        <w:tc>
          <w:tcPr>
            <w:tcW w:w="3600" w:type="dxa"/>
            <w:tcBorders>
              <w:left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jc w:val="both"/>
        <w:rPr>
          <w:sz w:val="6"/>
          <w:szCs w:val="6"/>
        </w:rPr>
      </w:pPr>
    </w:p>
    <w:p w14:paraId="3DCE8645" w14:textId="77777777" w:rsidR="004238F2" w:rsidRPr="002F32AC" w:rsidRDefault="004238F2" w:rsidP="00380F0D">
      <w:pPr>
        <w:widowControl/>
        <w:tabs>
          <w:tab w:val="left" w:pos="-1440"/>
        </w:tabs>
        <w:jc w:val="both"/>
        <w:rPr>
          <w:szCs w:val="22"/>
        </w:rPr>
      </w:pPr>
      <w:r w:rsidRPr="002F32AC">
        <w:rPr>
          <w:szCs w:val="22"/>
        </w:rPr>
        <w:lastRenderedPageBreak/>
        <w:t>In exchange of the mutual covenants contained herein and other good and valuable consideration, the receipt and sufficiency of which the parties hereby acknowledge, the parties agree as follows:</w:t>
      </w:r>
    </w:p>
    <w:p w14:paraId="3701DC35" w14:textId="77777777" w:rsidR="004238F2" w:rsidRPr="002F32AC" w:rsidRDefault="004238F2" w:rsidP="00380F0D">
      <w:pPr>
        <w:pStyle w:val="StyleHeading1Before0pt"/>
        <w:rPr>
          <w:sz w:val="22"/>
          <w:szCs w:val="22"/>
        </w:rPr>
      </w:pPr>
      <w:r w:rsidRPr="002F32AC">
        <w:rPr>
          <w:sz w:val="22"/>
          <w:szCs w:val="22"/>
        </w:rPr>
        <w:t>DEFINITIONS</w:t>
      </w:r>
    </w:p>
    <w:p w14:paraId="5D69C09B" w14:textId="77777777" w:rsidR="004238F2" w:rsidRPr="002F32AC" w:rsidRDefault="004238F2" w:rsidP="00380F0D">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DC0A14">
      <w:pPr>
        <w:pStyle w:val="Heading2"/>
        <w:ind w:left="0" w:firstLine="720"/>
        <w:rPr>
          <w:szCs w:val="22"/>
        </w:rPr>
      </w:pPr>
      <w:r w:rsidRPr="002F32AC">
        <w:rPr>
          <w:szCs w:val="22"/>
        </w:rPr>
        <w:t xml:space="preserve">The term "Component" shall mean any sub-assembly, line replaceable unit, </w:t>
      </w:r>
      <w:proofErr w:type="spellStart"/>
      <w:r w:rsidRPr="002F32AC">
        <w:rPr>
          <w:szCs w:val="22"/>
        </w:rPr>
        <w:t>rotable</w:t>
      </w:r>
      <w:proofErr w:type="spellEnd"/>
      <w:r w:rsidRPr="002F32AC">
        <w:rPr>
          <w:szCs w:val="22"/>
        </w:rPr>
        <w:t xml:space="preserve"> unit (as defined in the relevant Aircraft maintenance manual), or parts as defined in the Aircraft or Engine illustrated parts manual.</w:t>
      </w:r>
    </w:p>
    <w:p w14:paraId="03BF5784" w14:textId="4B299B59" w:rsidR="00560D66" w:rsidRDefault="00560D66" w:rsidP="004238F2">
      <w:pPr>
        <w:pStyle w:val="Heading2"/>
        <w:ind w:left="0" w:firstLine="720"/>
        <w:rPr>
          <w:szCs w:val="22"/>
        </w:rPr>
      </w:pPr>
      <w:r w:rsidRPr="002F32AC">
        <w:rPr>
          <w:szCs w:val="22"/>
        </w:rPr>
        <w:t xml:space="preserve">The term "Customer" </w:t>
      </w:r>
      <w:r w:rsidR="00A24C7E">
        <w:rPr>
          <w:szCs w:val="22"/>
        </w:rPr>
        <w:t xml:space="preserve">refers to the two customers executing this GTA on page one, and </w:t>
      </w:r>
      <w:r w:rsidR="00BF29C3">
        <w:rPr>
          <w:szCs w:val="22"/>
        </w:rPr>
        <w:t xml:space="preserve">their </w:t>
      </w:r>
      <w:r w:rsidR="001F52E2" w:rsidRPr="004E1EF2">
        <w:rPr>
          <w:szCs w:val="22"/>
        </w:rPr>
        <w:t>assignee</w:t>
      </w:r>
      <w:r w:rsidR="00BF29C3">
        <w:rPr>
          <w:szCs w:val="22"/>
        </w:rPr>
        <w:t>s</w:t>
      </w:r>
      <w:r w:rsidR="001F52E2" w:rsidRPr="004E1EF2">
        <w:rPr>
          <w:szCs w:val="22"/>
        </w:rPr>
        <w:t xml:space="preserve"> if assignment is approved in writing by </w:t>
      </w:r>
      <w:r w:rsidR="001F52E2">
        <w:rPr>
          <w:szCs w:val="22"/>
        </w:rPr>
        <w:t>MRO</w:t>
      </w:r>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380F0D">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specifications that might appreciably affect weight, balance, structural strength, performance, powerplant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7EEA757C"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r w:rsidR="00D34C23">
        <w:rPr>
          <w:color w:val="000000" w:themeColor="text1"/>
          <w:szCs w:val="22"/>
        </w:rPr>
        <w:t xml:space="preserve">authorized </w:t>
      </w:r>
      <w:r w:rsidRPr="00552AA8">
        <w:rPr>
          <w:color w:val="000000" w:themeColor="text1"/>
          <w:szCs w:val="22"/>
        </w:rPr>
        <w:t xml:space="preserve">to provide but </w:t>
      </w:r>
      <w:r w:rsidR="00D34C23">
        <w:rPr>
          <w:color w:val="000000" w:themeColor="text1"/>
          <w:szCs w:val="22"/>
        </w:rPr>
        <w:t xml:space="preserve">which are not expressly included in a </w:t>
      </w:r>
      <w:r w:rsidRPr="00552AA8">
        <w:rPr>
          <w:color w:val="000000" w:themeColor="text1"/>
          <w:szCs w:val="22"/>
        </w:rPr>
        <w:t>Service Agreement.</w:t>
      </w:r>
    </w:p>
    <w:p w14:paraId="709AC9EE" w14:textId="77777777" w:rsidR="004238F2" w:rsidRPr="002F32AC" w:rsidRDefault="004238F2" w:rsidP="00380F0D">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39F444FF" w:rsidR="00926EC4" w:rsidRPr="00453E18" w:rsidRDefault="00926EC4" w:rsidP="00926EC4">
      <w:pPr>
        <w:pStyle w:val="Heading2"/>
        <w:ind w:left="0" w:firstLine="720"/>
        <w:rPr>
          <w:bCs w:val="0"/>
        </w:rPr>
      </w:pPr>
      <w:r>
        <w:t>The term “Redelivery” means</w:t>
      </w:r>
      <w:r w:rsidR="00E3129F">
        <w:t>, except as otherwise set forth herein,</w:t>
      </w:r>
      <w:r>
        <w:t xml:space="preserve"> the return of possession of the Aircraft to Customer</w:t>
      </w:r>
      <w:r w:rsidR="001F52E2">
        <w:t xml:space="preserve"> upon the completion of the Services with respect thereto, all in accordance with the terms of this GTA and the Service Agreement</w:t>
      </w:r>
      <w:r>
        <w:t>.</w:t>
      </w:r>
    </w:p>
    <w:p w14:paraId="1EC8C026" w14:textId="5E875A9D" w:rsidR="00926EC4" w:rsidRPr="00552AA8" w:rsidRDefault="00926EC4" w:rsidP="00926EC4">
      <w:pPr>
        <w:pStyle w:val="Heading2"/>
        <w:ind w:left="0" w:firstLine="720"/>
        <w:rPr>
          <w:szCs w:val="22"/>
        </w:rPr>
      </w:pPr>
      <w:r w:rsidRPr="002F32AC">
        <w:rPr>
          <w:szCs w:val="22"/>
        </w:rPr>
        <w:lastRenderedPageBreak/>
        <w:t>The term “Redelivery Date” refers to the earlier of (i) actual Redelivery, or (ii)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926EC4">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rsidP="00380F0D">
      <w:pPr>
        <w:pStyle w:val="Heading2"/>
        <w:ind w:left="0" w:firstLine="720"/>
        <w:rPr>
          <w:szCs w:val="22"/>
        </w:rPr>
      </w:pPr>
      <w:r w:rsidRPr="002F32AC">
        <w:rPr>
          <w:szCs w:val="22"/>
        </w:rPr>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rsidP="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1410C35B" w:rsidR="00B635EE" w:rsidRPr="00B635EE" w:rsidRDefault="004238F2" w:rsidP="00380F0D">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the scope of work, pricing and related agreements</w:t>
      </w:r>
      <w:r w:rsidR="00B635EE">
        <w:rPr>
          <w:szCs w:val="22"/>
        </w:rPr>
        <w:t>.</w:t>
      </w:r>
    </w:p>
    <w:p w14:paraId="01B193A0" w14:textId="77777777" w:rsidR="00926EC4" w:rsidRDefault="00926EC4" w:rsidP="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rsidP="00380F0D">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ind w:left="0" w:firstLine="720"/>
        <w:rPr>
          <w:szCs w:val="22"/>
        </w:rPr>
      </w:pPr>
      <w:r w:rsidRPr="002F32AC">
        <w:rPr>
          <w:szCs w:val="22"/>
        </w:rPr>
        <w:t>The term "Serviceable" indicates a statement</w:t>
      </w:r>
      <w:r>
        <w:rPr>
          <w:szCs w:val="22"/>
        </w:rPr>
        <w:t xml:space="preserve"> of condition of a part, either </w:t>
      </w:r>
      <w:r w:rsidRPr="002F32AC">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all or</w:t>
      </w:r>
      <w:r>
        <w:rPr>
          <w:szCs w:val="22"/>
        </w:rPr>
        <w:t xml:space="preserve"> 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4F74FDDF"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(i) service agreements, (ii) contracts for service, (iii) maintenance agreements, (iv) orders for service on any aircraft, (v) delivery receipts and other documents evidencing the delivery of an aircraft to MRO for any purpose, (vi) </w:t>
      </w:r>
      <w:r w:rsidR="00E17125">
        <w:rPr>
          <w:szCs w:val="22"/>
        </w:rPr>
        <w:t>oral agreements</w:t>
      </w:r>
      <w:r w:rsidR="00591403">
        <w:rPr>
          <w:szCs w:val="22"/>
        </w:rPr>
        <w:t xml:space="preserve"> between MRO and the Customer</w:t>
      </w:r>
      <w:r w:rsidR="00E17125">
        <w:rPr>
          <w:szCs w:val="22"/>
        </w:rPr>
        <w:t xml:space="preserve">, and (vii)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this </w:t>
      </w:r>
      <w:r w:rsidR="00344448" w:rsidRPr="00C767D2">
        <w:rPr>
          <w:szCs w:val="22"/>
        </w:rPr>
        <w:t>GTA shall prevail</w:t>
      </w:r>
      <w:r w:rsidR="00344448" w:rsidRPr="00B635EE">
        <w:rPr>
          <w:szCs w:val="22"/>
        </w:rPr>
        <w:t xml:space="preserve"> as to all terms and conditions 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w:t>
      </w:r>
      <w:r w:rsidR="00344448">
        <w:rPr>
          <w:szCs w:val="22"/>
        </w:rPr>
        <w:lastRenderedPageBreak/>
        <w:t xml:space="preserve">controlled by the Service Agreement in the event of irreconcilable conflict.  </w:t>
      </w:r>
      <w:r w:rsidRPr="002F32AC">
        <w:rPr>
          <w:szCs w:val="22"/>
        </w:rPr>
        <w:t>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 No course of conduct, inaction, industry practice or similar theory of implied agreement shall be construed to modify, alter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684DAA">
      <w:pPr>
        <w:pStyle w:val="StyleHeading1Before0pt"/>
        <w:rPr>
          <w:sz w:val="22"/>
          <w:szCs w:val="22"/>
        </w:rPr>
      </w:pPr>
      <w:r w:rsidRPr="002F32AC">
        <w:rPr>
          <w:sz w:val="22"/>
          <w:szCs w:val="22"/>
        </w:rPr>
        <w:t>CUSTOMER RESPONSIBILITIES</w:t>
      </w:r>
    </w:p>
    <w:p w14:paraId="0B47163A" w14:textId="563C3B09" w:rsidR="004238F2" w:rsidRPr="002F32AC" w:rsidRDefault="004238F2" w:rsidP="00684DAA">
      <w:pPr>
        <w:pStyle w:val="Heading2"/>
        <w:ind w:left="0" w:firstLine="720"/>
        <w:rPr>
          <w:szCs w:val="22"/>
        </w:rPr>
      </w:pPr>
      <w:r w:rsidRPr="002F32AC">
        <w:rPr>
          <w:szCs w:val="22"/>
          <w:u w:val="none"/>
        </w:rPr>
        <w:t>Contract Execution</w:t>
      </w:r>
      <w:r w:rsidRPr="002F32AC">
        <w:rPr>
          <w:szCs w:val="22"/>
        </w:rPr>
        <w:t>.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62234788" w:rsidR="004238F2" w:rsidRPr="002F32AC" w:rsidRDefault="004238F2" w:rsidP="00684DAA">
      <w:pPr>
        <w:pStyle w:val="Heading2"/>
        <w:ind w:left="0" w:firstLine="720"/>
        <w:rPr>
          <w:szCs w:val="22"/>
        </w:rPr>
      </w:pPr>
      <w:r w:rsidRPr="002F32AC">
        <w:rPr>
          <w:szCs w:val="22"/>
          <w:u w:val="none"/>
        </w:rPr>
        <w:t>Customer Furnished Data</w:t>
      </w:r>
      <w:r w:rsidRPr="002F32AC">
        <w:rPr>
          <w:szCs w:val="22"/>
        </w:rPr>
        <w:t>.  Prior to delivery of the Aircraft to MRO, Customer shall provide to MRO one set of technical data in paper</w:t>
      </w:r>
      <w:r w:rsidR="00905685">
        <w:rPr>
          <w:szCs w:val="22"/>
        </w:rPr>
        <w:t xml:space="preserve"> or</w:t>
      </w:r>
      <w:r w:rsidRPr="002F32AC">
        <w:rPr>
          <w:szCs w:val="22"/>
        </w:rPr>
        <w:t xml:space="preserv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r w:rsidR="00576E95">
        <w:rPr>
          <w:szCs w:val="22"/>
        </w:rPr>
        <w:t>pr</w:t>
      </w:r>
      <w:r w:rsidRPr="002F32AC">
        <w:rPr>
          <w:szCs w:val="22"/>
        </w:rPr>
        <w:t xml:space="preserve">escribed period of time.  Unless applicable law requires otherwise, all supplied data shall be returned to Customer within twenty (20) days after the later of (i) Redelivery of the Aircraft to Customer; or (ii) payment in full of all sums due to MRO for </w:t>
      </w:r>
      <w:r w:rsidR="00576E95">
        <w:rPr>
          <w:szCs w:val="22"/>
        </w:rPr>
        <w:t>Services performed</w:t>
      </w:r>
      <w:r w:rsidRPr="002F32AC">
        <w:rPr>
          <w:szCs w:val="22"/>
        </w:rPr>
        <w:t xml:space="preserve"> on the Aircraft.</w:t>
      </w:r>
      <w:r w:rsidR="00576E95">
        <w:rPr>
          <w:szCs w:val="22"/>
        </w:rPr>
        <w:t xml:space="preserve"> </w:t>
      </w:r>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12E23192" w:rsidR="007E1DA5" w:rsidRPr="002F32AC" w:rsidRDefault="004238F2" w:rsidP="007E1DA5">
      <w:pPr>
        <w:pStyle w:val="Heading2"/>
        <w:ind w:left="0" w:firstLine="720"/>
        <w:rPr>
          <w:szCs w:val="22"/>
        </w:rPr>
      </w:pPr>
      <w:r w:rsidRPr="002F32AC">
        <w:rPr>
          <w:szCs w:val="22"/>
          <w:u w:val="none"/>
        </w:rPr>
        <w:t>Special Tooling</w:t>
      </w:r>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w:t>
      </w:r>
      <w:r w:rsidR="00A973C4">
        <w:rPr>
          <w:szCs w:val="22"/>
        </w:rPr>
        <w:t xml:space="preserve">or the passenger-to-freighter conversion </w:t>
      </w:r>
      <w:r w:rsidR="00576E95">
        <w:rPr>
          <w:szCs w:val="22"/>
        </w:rPr>
        <w:t>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r w:rsidRPr="002F32AC">
        <w:rPr>
          <w:szCs w:val="22"/>
          <w:u w:val="none"/>
        </w:rPr>
        <w:t>Insurance</w:t>
      </w:r>
      <w:r w:rsidRPr="002F32AC">
        <w:rPr>
          <w:szCs w:val="22"/>
        </w:rPr>
        <w:t>. Customer shall maintain insurance as set forth below.</w:t>
      </w:r>
    </w:p>
    <w:p w14:paraId="5C7A1779" w14:textId="77777777" w:rsidR="004238F2" w:rsidRPr="002F32AC" w:rsidRDefault="004238F2" w:rsidP="004238F2">
      <w:pPr>
        <w:pStyle w:val="Heading2"/>
        <w:ind w:left="0" w:firstLine="720"/>
        <w:rPr>
          <w:szCs w:val="22"/>
        </w:rPr>
      </w:pPr>
      <w:r w:rsidRPr="002F32AC">
        <w:rPr>
          <w:szCs w:val="22"/>
          <w:u w:val="none"/>
        </w:rPr>
        <w:t>Removal of Aircraft</w:t>
      </w:r>
      <w:r w:rsidRPr="002F32AC">
        <w:rPr>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r w:rsidRPr="002F32AC">
        <w:rPr>
          <w:szCs w:val="22"/>
          <w:u w:val="none"/>
        </w:rPr>
        <w:t>Timely Payment</w:t>
      </w:r>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r w:rsidRPr="002F32AC">
        <w:rPr>
          <w:szCs w:val="22"/>
          <w:u w:val="none"/>
        </w:rPr>
        <w:t xml:space="preserve">Over and Above </w:t>
      </w:r>
      <w:r w:rsidR="001D4A5D">
        <w:rPr>
          <w:szCs w:val="22"/>
          <w:u w:val="none"/>
        </w:rPr>
        <w:t>Services</w:t>
      </w:r>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(i) 30 days from the invoice date, or (ii) prior to Redelivery of the Aircraft. </w:t>
      </w:r>
    </w:p>
    <w:p w14:paraId="1AD8597A" w14:textId="40A8F24B"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w:t>
      </w:r>
      <w:r w:rsidR="00576E95">
        <w:rPr>
          <w:szCs w:val="22"/>
        </w:rPr>
        <w:lastRenderedPageBreak/>
        <w:t>(the “Representative”)</w:t>
      </w:r>
      <w:r w:rsidRPr="00E6709A">
        <w:rPr>
          <w:szCs w:val="22"/>
        </w:rPr>
        <w:t>. All Representatives must be willing to execute MRO’s standard indemnity and hold harmless agreement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r w:rsidRPr="002F32AC">
        <w:rPr>
          <w:szCs w:val="22"/>
          <w:u w:val="none"/>
        </w:rPr>
        <w:t>Certifications</w:t>
      </w:r>
      <w:r w:rsidRPr="002F32AC">
        <w:rPr>
          <w:szCs w:val="22"/>
        </w:rPr>
        <w:t>.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r w:rsidRPr="00211DFE">
        <w:rPr>
          <w:szCs w:val="22"/>
          <w:u w:val="none"/>
        </w:rPr>
        <w:t>Cargo</w:t>
      </w:r>
      <w:r w:rsidRPr="00211DFE">
        <w:rPr>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r w:rsidRPr="002F32AC">
        <w:rPr>
          <w:szCs w:val="22"/>
          <w:u w:val="none"/>
        </w:rPr>
        <w:t>Services</w:t>
      </w:r>
      <w:r w:rsidRPr="002F32AC">
        <w:rPr>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6F863532" w:rsidR="00FA7EE6" w:rsidRPr="00DE4850" w:rsidRDefault="00FA7EE6" w:rsidP="007C2251">
      <w:pPr>
        <w:pStyle w:val="Heading2"/>
        <w:ind w:left="0" w:firstLine="720"/>
      </w:pPr>
      <w:r w:rsidRPr="007C2251">
        <w:rPr>
          <w:szCs w:val="22"/>
          <w:u w:val="none"/>
        </w:rPr>
        <w:t>Service Standard.  MRO will perform and certify the Service in accordance with (i) all applicable laws and regulations (including those of the FAA), (ii) MRO's working procedures as defined in the RSM are approved by the FAA, (iii) Air Agency Certificate number ; and (iv) manufacturer's specifications, using only airworthy material.  MRO hereby represents that it has, and agrees to maintain at all times during the Service Period, the necessary certifications, licenses and approvals under all applicable laws and regulations (including the FAA), in order to perform the Services in accordance with the terms of this GTA and the Service Agreement.</w:t>
      </w:r>
      <w:r w:rsidRPr="007C2251">
        <w:rPr>
          <w:szCs w:val="22"/>
        </w:rPr>
      </w:r>
      <w:r/>
      <w:r w:rsidR="00884FD0"/>
      <w:r/>
      <w:r w:rsidR="00DE4850"/>
      <w:r/>
      <w:r w:rsidR="00884FD0"/>
      <w:r/>
      <w:r w:rsidR="00884FD0"/>
      <w:r/>
      <w:r w:rsidR="00DE4850"/>
      <w:r/>
      <w:r w:rsidR="00884FD0"/>
      <w:r/>
      <w:r w:rsidR="00884FD0"/>
    </w:p>
    <w:p w14:paraId="5EEB51E7" w14:textId="00834D41" w:rsidR="004238F2" w:rsidRPr="002F32AC" w:rsidRDefault="004238F2" w:rsidP="004238F2">
      <w:pPr>
        <w:pStyle w:val="Heading2"/>
        <w:ind w:left="0" w:firstLine="720"/>
        <w:rPr>
          <w:szCs w:val="22"/>
        </w:rPr>
      </w:pPr>
      <w:r w:rsidRPr="002F32AC">
        <w:rPr>
          <w:szCs w:val="22"/>
          <w:u w:val="none"/>
        </w:rPr>
        <w:t>Standard Tooling</w:t>
      </w:r>
      <w:r w:rsidRPr="002F32AC">
        <w:rPr>
          <w:szCs w:val="22"/>
        </w:rPr>
        <w:t xml:space="preserve">. MRO shall provide the tools, equipment, facilities, and labor normally required to accomplish the Service. </w:t>
      </w:r>
    </w:p>
    <w:p w14:paraId="04B1EAD5" w14:textId="7CA86E1F" w:rsidR="004238F2" w:rsidRPr="002F32AC" w:rsidRDefault="004238F2" w:rsidP="004238F2">
      <w:pPr>
        <w:pStyle w:val="Heading2"/>
        <w:ind w:left="0" w:firstLine="720"/>
        <w:rPr>
          <w:szCs w:val="22"/>
        </w:rPr>
      </w:pPr>
      <w:r w:rsidRPr="002F32AC">
        <w:rPr>
          <w:szCs w:val="22"/>
          <w:u w:val="none"/>
        </w:rPr>
        <w:t>Right to Subcontract</w:t>
      </w:r>
      <w:r w:rsidRPr="002F32AC">
        <w:rPr>
          <w:szCs w:val="22"/>
        </w:rPr>
        <w:t xml:space="preserve">. MRO reserves the right to subcontract any portion of Services it deems necessary and desirable to </w:t>
      </w:r>
      <w:r w:rsidR="00A973C4">
        <w:rPr>
          <w:szCs w:val="22"/>
        </w:rPr>
        <w:t xml:space="preserve">properly </w:t>
      </w:r>
      <w:r w:rsidRPr="002F32AC">
        <w:rPr>
          <w:szCs w:val="22"/>
        </w:rPr>
        <w:t>qualified</w:t>
      </w:r>
      <w:r w:rsidR="00A973C4">
        <w:rPr>
          <w:szCs w:val="22"/>
        </w:rPr>
        <w:t>, licensed and certified</w:t>
      </w:r>
      <w:r w:rsidRPr="002F32AC">
        <w:rPr>
          <w:szCs w:val="22"/>
        </w:rPr>
        <w:t xml:space="preserve"> maintenance providers. MRO 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lastRenderedPageBreak/>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while the Aircraft is at the Service Center.  MRO shall also provide the 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5057D3F2" w:rsidR="00300A44" w:rsidRPr="002452B2" w:rsidRDefault="00300A44" w:rsidP="00380F0D">
      <w:pPr>
        <w:pStyle w:val="Heading2"/>
        <w:ind w:left="0" w:firstLine="720"/>
        <w:rPr>
          <w:szCs w:val="22"/>
        </w:rPr>
      </w:pPr>
      <w:r w:rsidRPr="002452B2">
        <w:rPr>
          <w:szCs w:val="22"/>
          <w:u w:val="none"/>
        </w:rPr>
        <w:t>Customer Parts and Materials requiring sizeable storage space</w:t>
      </w:r>
      <w:r w:rsidRPr="002452B2">
        <w:t>. A storage fee m</w:t>
      </w:r>
      <w:r w:rsidR="00B9366F">
        <w:t>ay be charged to Customer at MRO</w:t>
      </w:r>
      <w:r w:rsidRPr="002452B2">
        <w:t xml:space="preserve">’s then current Unused Parts &amp; Materials Storage Fee, and is applicable to (i)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ind w:left="0" w:firstLine="720"/>
        <w:rPr>
          <w:szCs w:val="22"/>
        </w:rPr>
      </w:pPr>
      <w:r w:rsidRPr="00763C65">
        <w:rPr>
          <w:szCs w:val="22"/>
          <w:u w:val="none"/>
        </w:rPr>
        <w:t>Unused Parts &amp; Materials</w:t>
      </w:r>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rsidP="00380F0D">
      <w:pPr>
        <w:pStyle w:val="Heading2"/>
        <w:ind w:left="0" w:firstLine="720"/>
        <w:rPr>
          <w:szCs w:val="22"/>
        </w:rPr>
      </w:pPr>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rsidP="00380F0D">
      <w:pPr>
        <w:pStyle w:val="Heading2"/>
        <w:ind w:left="0" w:firstLine="720"/>
        <w:rPr>
          <w:szCs w:val="22"/>
        </w:rPr>
      </w:pPr>
      <w:r w:rsidRPr="002F32AC">
        <w:rPr>
          <w:szCs w:val="22"/>
          <w:u w:val="none"/>
        </w:rPr>
        <w:t>Insurance</w:t>
      </w:r>
      <w:r w:rsidRPr="002F32AC">
        <w:rPr>
          <w:szCs w:val="22"/>
        </w:rPr>
        <w:t>. MRO shall maintain the insurance set forth below.</w:t>
      </w:r>
    </w:p>
    <w:p w14:paraId="0D6ACBB5" w14:textId="7BB9FA7F" w:rsidR="004238F2" w:rsidRPr="002F32AC" w:rsidRDefault="004238F2" w:rsidP="00380F0D">
      <w:pPr>
        <w:pStyle w:val="Heading2"/>
        <w:ind w:left="0" w:firstLine="720"/>
        <w:rPr>
          <w:szCs w:val="22"/>
        </w:rPr>
      </w:pPr>
      <w:r w:rsidRPr="002F32AC">
        <w:rPr>
          <w:szCs w:val="22"/>
          <w:u w:val="none"/>
        </w:rPr>
        <w:t>Travel</w:t>
      </w:r>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and all </w:t>
      </w:r>
      <w:r w:rsidR="001D2A0E">
        <w:rPr>
          <w:szCs w:val="22"/>
        </w:rPr>
        <w:t xml:space="preserve">reasonable </w:t>
      </w:r>
      <w:r w:rsidRPr="002F32AC">
        <w:rPr>
          <w:szCs w:val="22"/>
        </w:rPr>
        <w:t>expenses incurred (including</w:t>
      </w:r>
      <w:r w:rsidR="006130A8">
        <w:rPr>
          <w:szCs w:val="22"/>
        </w:rPr>
        <w:t xml:space="preserve"> but not limited to</w:t>
      </w:r>
      <w:r w:rsidRPr="002F32AC">
        <w:rPr>
          <w:szCs w:val="22"/>
        </w:rPr>
        <w:t xml:space="preserve"> transportation costs, wait time, visas, </w:t>
      </w:r>
      <w:r w:rsidR="00803A27" w:rsidRPr="002F32AC">
        <w:rPr>
          <w:szCs w:val="22"/>
        </w:rPr>
        <w:t>permits, airport fees, taxes</w:t>
      </w:r>
      <w:r w:rsidR="00803A27">
        <w:rPr>
          <w:szCs w:val="22"/>
        </w:rPr>
        <w:t>,</w:t>
      </w:r>
      <w:r w:rsidR="00803A27" w:rsidRPr="002F32AC">
        <w:rPr>
          <w:szCs w:val="22"/>
        </w:rPr>
        <w:t xml:space="preserve"> duties</w:t>
      </w:r>
      <w:r w:rsidR="00803A27">
        <w:rPr>
          <w:szCs w:val="22"/>
        </w:rPr>
        <w:t>,</w:t>
      </w:r>
      <w:r w:rsidR="00803A27" w:rsidRPr="002F32AC">
        <w:rPr>
          <w:szCs w:val="22"/>
        </w:rPr>
        <w:t xml:space="preserve"> </w:t>
      </w:r>
      <w:r w:rsidRPr="002F32AC">
        <w:rPr>
          <w:szCs w:val="22"/>
        </w:rPr>
        <w:t>immunizations and the like) shall be charged to and paid by Customer</w:t>
      </w:r>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300287AA" w:rsidR="004238F2" w:rsidRDefault="004238F2" w:rsidP="002924D4">
      <w:pPr>
        <w:pStyle w:val="Heading2"/>
        <w:spacing w:after="0"/>
        <w:ind w:left="0" w:firstLine="720"/>
        <w:rPr>
          <w:szCs w:val="22"/>
        </w:rPr>
      </w:pPr>
      <w:r w:rsidRPr="002F32AC">
        <w:rPr>
          <w:szCs w:val="22"/>
          <w:u w:val="none"/>
        </w:rPr>
        <w:t>Delivery</w:t>
      </w:r>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r w:rsidR="00ED1942">
        <w:rPr>
          <w:szCs w:val="22"/>
        </w:rPr>
        <w:t>7 days</w:t>
      </w:r>
      <w:r w:rsidRPr="002F32AC">
        <w:rPr>
          <w:szCs w:val="22"/>
        </w:rPr>
        <w:t xml:space="preserve">, re-scheduling of the Services may be necessary if that Service Slot has been assigned to another customer.   </w:t>
      </w:r>
      <w:r w:rsidRPr="002F32AC">
        <w:rPr>
          <w:szCs w:val="22"/>
        </w:rPr>
        <w:t>In such case, MRO will assign Customer an alternative Service Slot as early as possible.  The parties shall execute a "Delivery Receipt" substantially similar to Exhibit A hereto. The Representative</w:t>
      </w:r>
      <w:r w:rsidR="00CA6FAE">
        <w:rPr>
          <w:szCs w:val="22"/>
        </w:rPr>
        <w:t>, or flight crew if no Representative is available</w:t>
      </w:r>
      <w:proofErr w:type="gramStart"/>
      <w:r w:rsidR="00CA6FAE">
        <w:rPr>
          <w:szCs w:val="22"/>
        </w:rPr>
        <w:t xml:space="preserve">, </w:t>
      </w:r>
      <w:r w:rsidRPr="002F32AC">
        <w:rPr>
          <w:szCs w:val="22"/>
        </w:rPr>
        <w:t xml:space="preserve"> is</w:t>
      </w:r>
      <w:proofErr w:type="gramEnd"/>
      <w:r w:rsidRPr="002F32AC">
        <w:rPr>
          <w:szCs w:val="22"/>
        </w:rPr>
        <w:t xml:space="preserve">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r w:rsidR="00AD14DF">
        <w:rPr>
          <w:szCs w:val="22"/>
        </w:rPr>
        <w:t>, except to the extent caused by its intentionally tortious conduct</w:t>
      </w:r>
      <w:r w:rsidRPr="002F32AC">
        <w:rPr>
          <w:szCs w:val="22"/>
        </w:rPr>
        <w:t>.</w:t>
      </w:r>
    </w:p>
    <w:p w14:paraId="1116C7EF" w14:textId="77777777" w:rsidR="00480B29" w:rsidRPr="00480B29" w:rsidRDefault="00480B29" w:rsidP="00480B29"/>
    <w:p w14:paraId="0B571922" w14:textId="5AA232DD" w:rsidR="004238F2" w:rsidRPr="00F47C39" w:rsidRDefault="004238F2" w:rsidP="002924D4">
      <w:pPr>
        <w:pStyle w:val="Heading2"/>
        <w:ind w:left="0" w:firstLine="720"/>
        <w:rPr>
          <w:szCs w:val="22"/>
        </w:rPr>
      </w:pPr>
      <w:r w:rsidRPr="00F47C39">
        <w:rPr>
          <w:szCs w:val="22"/>
          <w:u w:val="none"/>
        </w:rPr>
        <w:t>Redelivery.</w:t>
      </w:r>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r w:rsidR="00B13B9B">
        <w:rPr>
          <w:szCs w:val="22"/>
        </w:rPr>
        <w:t xml:space="preserve"> </w:t>
      </w:r>
      <w:r w:rsidR="007C2251">
        <w:rPr>
          <w:szCs w:val="22"/>
        </w:rPr>
        <w:t xml:space="preserve">No later than </w:t>
      </w:r>
      <w:r w:rsidR="00480B29">
        <w:rPr>
          <w:szCs w:val="22"/>
        </w:rPr>
        <w:t xml:space="preserve">three (3) </w:t>
      </w:r>
      <w:r w:rsidR="007C2251">
        <w:rPr>
          <w:szCs w:val="22"/>
        </w:rPr>
        <w:t xml:space="preserve">business days prior the date on which MRO anticipates the Redelivery of the Aircraft, MRO will deliver to Customer the Redelivery Notice. </w:t>
      </w:r>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MRO’s liability for loss or damage to the Aircraft, whether under a tort, contract, bailment, or other basis, and MRO’s duty to provide security or to otherwise provide for the safe keeping of the Aircraft shall cease after </w:t>
      </w:r>
      <w:r w:rsidR="003B16BF">
        <w:rPr>
          <w:szCs w:val="22"/>
        </w:rPr>
        <w:t>the date by which Customer is required to remove the Aircraft in accordance with §3.7</w:t>
      </w:r>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days of Customer being invoiced for same.  In connection with Redelivery of the Aircraft, Customer shall be responsible for coordinating with, obtaining the approval of, submitting all documentation required by</w:t>
      </w:r>
      <w:r w:rsidR="002B440E">
        <w:rPr>
          <w:szCs w:val="22"/>
        </w:rPr>
        <w:t xml:space="preserve">, and </w:t>
      </w:r>
      <w:r w:rsidR="002B440E" w:rsidRPr="00F47C39">
        <w:rPr>
          <w:szCs w:val="22"/>
        </w:rPr>
        <w:t>paying all costs imposed by</w:t>
      </w:r>
      <w:r w:rsidR="002B440E">
        <w:rPr>
          <w:szCs w:val="22"/>
        </w:rPr>
        <w:t>,</w:t>
      </w:r>
      <w:r w:rsidRPr="00F47C39">
        <w:rPr>
          <w:szCs w:val="22"/>
        </w:rPr>
        <w:t xml:space="preserve"> any and all governmental authorities and agencies</w:t>
      </w:r>
      <w:r w:rsidR="00877484">
        <w:rPr>
          <w:szCs w:val="22"/>
        </w:rPr>
        <w:t xml:space="preserve"> in connection with the removal of the Aircraft from the Service Center</w:t>
      </w:r>
      <w:r w:rsidR="00E9395B">
        <w:rPr>
          <w:szCs w:val="22"/>
        </w:rPr>
        <w:t>.</w:t>
      </w:r>
    </w:p>
    <w:p w14:paraId="276BF669" w14:textId="77777777" w:rsidR="004238F2" w:rsidRPr="002F32AC" w:rsidRDefault="004238F2" w:rsidP="00684DAA">
      <w:pPr>
        <w:pStyle w:val="StyleHeading1Before0pt"/>
        <w:rPr>
          <w:sz w:val="22"/>
          <w:szCs w:val="22"/>
        </w:rPr>
      </w:pPr>
      <w:r w:rsidRPr="002F32AC">
        <w:rPr>
          <w:sz w:val="22"/>
          <w:szCs w:val="22"/>
        </w:rPr>
        <w:t>CHARGES AND TERMS OF PAYMENT</w:t>
      </w:r>
    </w:p>
    <w:p w14:paraId="73D8D170" w14:textId="77777777" w:rsidR="004238F2" w:rsidRPr="002F32AC" w:rsidRDefault="004238F2" w:rsidP="00684DAA">
      <w:pPr>
        <w:pStyle w:val="Heading2"/>
        <w:ind w:left="0" w:firstLine="720"/>
        <w:rPr>
          <w:szCs w:val="22"/>
        </w:rPr>
      </w:pPr>
      <w:r w:rsidRPr="002F32AC">
        <w:rPr>
          <w:szCs w:val="22"/>
          <w:u w:val="none"/>
        </w:rPr>
        <w:t>Invoicing and Payment</w:t>
      </w:r>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ind w:left="0" w:firstLine="720"/>
        <w:rPr>
          <w:szCs w:val="22"/>
        </w:rPr>
      </w:pPr>
      <w:r w:rsidRPr="002F32AC">
        <w:rPr>
          <w:szCs w:val="22"/>
          <w:u w:val="none"/>
        </w:rPr>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r w:rsidRPr="002F32AC">
        <w:rPr>
          <w:szCs w:val="22"/>
          <w:u w:val="none"/>
        </w:rPr>
        <w:t>Disputed Charges</w:t>
      </w:r>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w:t>
      </w:r>
      <w:r w:rsidR="007B0C52" w:rsidRPr="007B0C52">
        <w:rPr>
          <w:color w:val="000000"/>
          <w:szCs w:val="22"/>
        </w:rPr>
        <w:t xml:space="preserve">MRO invoices, to the extent they include charges for parts, materials, or third party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2F694C0E" w:rsidR="004238F2" w:rsidRPr="002F32AC" w:rsidRDefault="003D1164" w:rsidP="003D1164">
      <w:pPr>
        <w:pStyle w:val="Heading2"/>
        <w:ind w:left="0" w:firstLine="720"/>
        <w:rPr>
          <w:szCs w:val="22"/>
        </w:rPr>
      </w:pPr>
      <w:r>
        <w:rPr>
          <w:szCs w:val="22"/>
          <w:u w:val="none"/>
        </w:rPr>
        <w:t>L</w:t>
      </w:r>
      <w:r w:rsidR="004238F2" w:rsidRPr="002F32AC">
        <w:rPr>
          <w:szCs w:val="22"/>
          <w:u w:val="none"/>
        </w:rPr>
        <w:t>ien Rights</w:t>
      </w:r>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r w:rsidR="00B13B9B">
        <w:rPr>
          <w:szCs w:val="22"/>
        </w:rPr>
        <w:t xml:space="preserve">or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MRO shall not be liable for any losses, penalties, damages, or other charges</w:t>
      </w:r>
      <w:r w:rsidR="00B13B9B">
        <w:rPr>
          <w:szCs w:val="22"/>
        </w:rPr>
        <w:t>, including those due</w:t>
      </w:r>
      <w:r w:rsidR="004238F2" w:rsidRPr="002F32AC">
        <w:rPr>
          <w:szCs w:val="22"/>
        </w:rPr>
        <w:t xml:space="preserve"> </w:t>
      </w:r>
      <w:r w:rsidR="00885B52">
        <w:rPr>
          <w:szCs w:val="22"/>
        </w:rPr>
        <w:t>under §5.2</w:t>
      </w:r>
      <w:r w:rsidR="00B13B9B">
        <w:rPr>
          <w:szCs w:val="22"/>
        </w:rPr>
        <w:t>,</w:t>
      </w:r>
      <w:r w:rsidR="00885B52">
        <w:rPr>
          <w:szCs w:val="22"/>
        </w:rPr>
        <w:t xml:space="preserve"> </w:t>
      </w:r>
      <w:r w:rsidR="004238F2" w:rsidRPr="002F32AC">
        <w:rPr>
          <w:szCs w:val="22"/>
        </w:rPr>
        <w:t xml:space="preserve">for any delay in Redelivery of the Aircraft due to MRO's retention of possession of the Aircraft </w:t>
      </w:r>
      <w:r w:rsidR="00885B52">
        <w:rPr>
          <w:szCs w:val="22"/>
        </w:rPr>
        <w:t>in accordance with this §6.4</w:t>
      </w:r>
      <w:r w:rsidR="00B13B9B">
        <w:rPr>
          <w:szCs w:val="22"/>
        </w:rPr>
        <w:t xml:space="preserve"> or MRO’s lien rights. </w:t>
      </w:r>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5ED405AA" w:rsidR="004238F2" w:rsidRPr="002F32AC" w:rsidRDefault="004238F2" w:rsidP="004238F2">
      <w:pPr>
        <w:pStyle w:val="Heading2"/>
        <w:ind w:left="0" w:firstLine="720"/>
        <w:rPr>
          <w:szCs w:val="22"/>
        </w:rPr>
      </w:pPr>
      <w:r w:rsidRPr="002F32AC">
        <w:rPr>
          <w:szCs w:val="22"/>
          <w:u w:val="none"/>
        </w:rPr>
        <w:t>Third Party Liens</w:t>
      </w:r>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r w:rsidR="00B13B9B">
        <w:rPr>
          <w:szCs w:val="22"/>
        </w:rPr>
        <w:t xml:space="preserve">or </w:t>
      </w:r>
      <w:r w:rsidR="00885B52">
        <w:rPr>
          <w:szCs w:val="22"/>
        </w:rPr>
        <w:t>the Service Agreement</w:t>
      </w:r>
      <w:r w:rsidRPr="002F32AC">
        <w:rPr>
          <w:szCs w:val="22"/>
        </w:rPr>
        <w:t xml:space="preserve">. </w:t>
      </w:r>
    </w:p>
    <w:p w14:paraId="366E6C05" w14:textId="33D659A4" w:rsidR="004238F2" w:rsidRPr="002F32AC" w:rsidRDefault="00F0127A" w:rsidP="004238F2">
      <w:pPr>
        <w:pStyle w:val="Heading2"/>
        <w:ind w:left="0" w:firstLine="720"/>
        <w:rPr>
          <w:szCs w:val="22"/>
        </w:rPr>
      </w:pPr>
      <w:r>
        <w:rPr>
          <w:szCs w:val="22"/>
          <w:u w:val="none"/>
        </w:rPr>
        <w:t>Interest on Past Due Amounts</w:t>
      </w:r>
      <w:r w:rsidR="004238F2" w:rsidRPr="002F32AC">
        <w:rPr>
          <w:szCs w:val="22"/>
        </w:rPr>
        <w:t xml:space="preserve">.  All past due charges and amounts owed </w:t>
      </w:r>
      <w:r w:rsidR="002B440E">
        <w:rPr>
          <w:szCs w:val="22"/>
        </w:rPr>
        <w:t xml:space="preserve">by a party </w:t>
      </w:r>
      <w:r w:rsidR="004238F2" w:rsidRPr="002F32AC">
        <w:rPr>
          <w:szCs w:val="22"/>
        </w:rPr>
        <w:t xml:space="preserve">to </w:t>
      </w:r>
      <w:r w:rsidR="002B440E">
        <w:rPr>
          <w:szCs w:val="22"/>
        </w:rPr>
        <w:t>the other party</w:t>
      </w:r>
      <w:r w:rsidR="004238F2" w:rsidRPr="002F32AC">
        <w:rPr>
          <w:szCs w:val="22"/>
        </w:rPr>
        <w:t xml:space="preserve"> shall accrue interest at the highest rate allowed by law, which rate shall apply both pre-judgment and post-judgment. </w:t>
      </w:r>
    </w:p>
    <w:p w14:paraId="4532D26F" w14:textId="7867F703" w:rsidR="004238F2" w:rsidRPr="002F32AC" w:rsidRDefault="004238F2" w:rsidP="004238F2">
      <w:pPr>
        <w:pStyle w:val="Heading2"/>
        <w:ind w:left="0" w:firstLine="720"/>
        <w:rPr>
          <w:szCs w:val="22"/>
        </w:rPr>
      </w:pPr>
      <w:r w:rsidRPr="002F32AC">
        <w:rPr>
          <w:szCs w:val="22"/>
          <w:u w:val="none"/>
        </w:rPr>
        <w:t>Post Redelivery Expenses</w:t>
      </w:r>
      <w:r w:rsidRPr="002F32AC">
        <w:rPr>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35A79C4" w:rsidR="004238F2" w:rsidRPr="002F32AC" w:rsidRDefault="004238F2" w:rsidP="00905BA2">
      <w:pPr>
        <w:pStyle w:val="Heading2"/>
        <w:ind w:left="0" w:firstLine="720"/>
        <w:rPr>
          <w:szCs w:val="22"/>
        </w:rPr>
      </w:pPr>
      <w:r w:rsidRPr="00905BA2">
        <w:rPr>
          <w:szCs w:val="22"/>
          <w:u w:val="none"/>
        </w:rPr>
        <w:t>Taxes/Customs Duty</w:t>
      </w:r>
      <w:r w:rsidRPr="00905BA2">
        <w:rPr>
          <w:szCs w:val="22"/>
        </w:rPr>
        <w:t>.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MRO harmless from any and all claims for payment of any such taxes, fees, or charges.  It is understood and agreed that the term "Taxes" shall not be deemed to include United States or State income taxes payable 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3E69BCE2" w:rsidR="00F738E2" w:rsidRPr="00905BA2" w:rsidRDefault="004238F2" w:rsidP="00905BA2">
      <w:pPr>
        <w:pStyle w:val="Heading2"/>
        <w:ind w:left="0" w:firstLine="720"/>
        <w:rPr>
          <w:szCs w:val="22"/>
        </w:rPr>
      </w:pPr>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requested or approved by the Customer.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r w:rsidR="0022124F">
        <w:rPr>
          <w:szCs w:val="22"/>
        </w:rPr>
      </w:r>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14B7DCF7" w:rsidR="004238F2" w:rsidRPr="002F32AC" w:rsidRDefault="00F738E2" w:rsidP="004238F2">
      <w:pPr>
        <w:pStyle w:val="Heading2"/>
        <w:ind w:left="0" w:firstLine="720"/>
        <w:rPr>
          <w:szCs w:val="22"/>
        </w:rPr>
      </w:pPr>
      <w:r w:rsidRPr="002F32AC">
        <w:rPr>
          <w:szCs w:val="22"/>
          <w:u w:val="none"/>
        </w:rPr>
        <w:t>Unused Parts &amp; Materials</w:t>
      </w:r>
      <w:r w:rsidRPr="002F32AC">
        <w:rPr>
          <w:szCs w:val="22"/>
        </w:rPr>
        <w:t xml:space="preserve">. Any such materials left unclaimed for more than thirty (30) days after Redelivery Date </w:t>
      </w:r>
      <w:r w:rsidR="00E1341E" w:rsidRPr="00E1341E">
        <w:rPr>
          <w:szCs w:val="22"/>
        </w:rPr>
        <w:t xml:space="preserve">and more than five (5) calendar days </w:t>
      </w:r>
      <w:r w:rsidR="00E1341E">
        <w:rPr>
          <w:szCs w:val="22"/>
        </w:rPr>
        <w:t xml:space="preserve">following </w:t>
      </w:r>
      <w:r w:rsidR="00E1341E" w:rsidRPr="00E1341E">
        <w:rPr>
          <w:szCs w:val="22"/>
        </w:rPr>
        <w:t>written notice</w:t>
      </w:r>
      <w:r w:rsidR="00E1341E">
        <w:rPr>
          <w:szCs w:val="22"/>
        </w:rPr>
        <w:t xml:space="preserve"> to Customer,</w:t>
      </w:r>
      <w:r w:rsidR="00E1341E" w:rsidRPr="00E1341E">
        <w:rPr>
          <w:szCs w:val="22"/>
        </w:rPr>
        <w:t xml:space="preserve"> </w:t>
      </w:r>
      <w:r w:rsidRPr="002F32AC">
        <w:rPr>
          <w:szCs w:val="22"/>
        </w:rPr>
        <w:t>will become the property of MRO, after which MRO may use, sell or dispose of such materials as MRO deems appropriate, in its sole discretion.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5A870697" w:rsidR="004238F2" w:rsidRPr="002F32AC" w:rsidRDefault="004238F2" w:rsidP="004238F2">
      <w:pPr>
        <w:pStyle w:val="StyleHeading1Before0pt"/>
        <w:rPr>
          <w:sz w:val="22"/>
          <w:szCs w:val="22"/>
        </w:rPr>
      </w:pPr>
      <w:r w:rsidRPr="002F32AC">
        <w:rPr>
          <w:sz w:val="22"/>
          <w:szCs w:val="22"/>
        </w:rPr>
        <w:t>WARRANTY</w:t>
      </w:r>
      <w:r w:rsidR="005766AE">
        <w:rPr>
          <w:sz w:val="22"/>
          <w:szCs w:val="22"/>
        </w:rPr>
        <w:t xml:space="preserve"> </w:t>
      </w:r>
    </w:p>
    <w:p w14:paraId="576880A4" w14:textId="564AA7E0" w:rsidR="004238F2" w:rsidRDefault="004238F2" w:rsidP="009D6110">
      <w:pPr>
        <w:pStyle w:val="Heading2"/>
        <w:ind w:left="0" w:firstLine="720"/>
        <w:rPr>
          <w:bCs w:val="0"/>
          <w:color w:val="000000"/>
          <w:szCs w:val="22"/>
        </w:rPr>
      </w:pPr>
      <w:r w:rsidRPr="002F32AC">
        <w:rPr>
          <w:szCs w:val="22"/>
          <w:u w:val="none"/>
        </w:rPr>
        <w:t xml:space="preserve">Warranty as to Labor.  As the sole and exclusive warranty of any kind granted to Customer (the “Express Warranty”), MRO warrants that the labor performed on Customer’s Aircraft and Engines by MRO employees or by MRO subcontractors for which MRO issues the “return to service” (also known as an -3 or “airworthiness release to service”), shall be free from material defects in workmanship (a) with respect to all work other than labor used in connection with the conversion of a passenger aircraft to a freighter, for the first to occur of (i) twelve (12) calendar months after the Redelivery Date, or (ii) one thousand five hundred (1,500) flight hours after completion of such work; or (b) for labor used in connection with the conversion of a passenger aircraft to a freighter, for the first to occur of (i) five (5) years after the Redelivery Date, or (ii) five thousand cycles after the Redelivery Date.  For all parts acquired from third parties and for labor for which the “return to service” (also known as an -3 or “airworthiness release to service”) is not issued by MRO, any warranty provided by third parties will be assigned by MRO to Customer and, if not assignable, MRO will use commercially reasonable efforts to enforce the warranty on Customer’s behalf, including allowing the Customer to pursue dispute resolution proceedings in MRO’s name and at the Customer’s expenses, subject to MRO’s reasonable approval rights regarding the conduct of any such proceeding in its name. </w:t>
      </w:r>
      <w:r w:rsidRPr="002F32AC">
        <w:rPr>
          <w:szCs w:val="22"/>
        </w:rPr>
      </w:r>
      <w:r w:rsidR="009D6110">
        <w:rPr>
          <w:szCs w:val="22"/>
        </w:rPr>
      </w:r>
      <w:r w:rsidR="009D6110" w:rsidRPr="005A6950">
        <w:rPr>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BE038A">
        <w:rPr>
          <w:color w:val="000000"/>
          <w:szCs w:val="22"/>
        </w:rPr>
      </w:r>
      <w:r w:rsidR="009D6110" w:rsidRPr="005A6950">
        <w:rPr>
          <w:color w:val="000000"/>
          <w:szCs w:val="22"/>
        </w:rPr>
      </w:r>
      <w:r w:rsidR="009D6110">
        <w:rPr>
          <w:color w:val="000000"/>
          <w:szCs w:val="22"/>
        </w:rPr>
      </w:r>
    </w:p>
    <w:p w14:paraId="6CD5C9EA" w14:textId="4D97FB0B" w:rsidR="004E1EF2" w:rsidRPr="004D10C1" w:rsidRDefault="004E1EF2" w:rsidP="009D6110">
      <w:pPr>
        <w:jc w:val="both"/>
        <w:rPr>
          <w:color w:val="000000"/>
          <w:szCs w:val="22"/>
        </w:rPr>
      </w:pPr>
      <w:r>
        <w:rPr>
          <w:color w:val="000000"/>
          <w:szCs w:val="22"/>
        </w:rPr>
        <w:t>The Express Warranty</w:t>
      </w:r>
      <w:r w:rsidR="009D6110">
        <w:rPr>
          <w:color w:val="000000"/>
          <w:szCs w:val="22"/>
        </w:rPr>
        <w:t xml:space="preserve"> provided by MRO</w:t>
      </w:r>
      <w:r>
        <w:rPr>
          <w:color w:val="000000"/>
          <w:szCs w:val="22"/>
        </w:rPr>
        <w:t>, subject to the terms hereof, is transferrable to subsequent owners of the Aircraft.</w:t>
      </w:r>
    </w:p>
    <w:p w14:paraId="5F1C0997" w14:textId="56E622DD" w:rsidR="004238F2" w:rsidRDefault="004238F2" w:rsidP="00480B29">
      <w:pPr>
        <w:pStyle w:val="Heading2"/>
        <w:spacing w:after="0"/>
        <w:ind w:left="0" w:firstLine="720"/>
        <w:rPr>
          <w:szCs w:val="22"/>
        </w:rPr>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MRO shall complete </w:t>
      </w:r>
      <w:r w:rsidR="00480B29">
        <w:rPr>
          <w:szCs w:val="22"/>
        </w:rPr>
        <w:t>promptly</w:t>
      </w:r>
      <w:r w:rsidR="005766AE">
        <w:rPr>
          <w:szCs w:val="22"/>
        </w:rPr>
        <w:t xml:space="preserve"> after such return, </w:t>
      </w:r>
      <w:r w:rsidRPr="002F32AC">
        <w:rPr>
          <w:szCs w:val="22"/>
        </w:rPr>
        <w:t xml:space="preserve">MRO and Customer will </w:t>
      </w:r>
      <w:r w:rsidR="005766AE">
        <w:rPr>
          <w:szCs w:val="22"/>
        </w:rPr>
        <w:t>promptly</w:t>
      </w:r>
      <w:r w:rsidRPr="002F32AC">
        <w:rPr>
          <w:szCs w:val="22"/>
        </w:rPr>
        <w:t xml:space="preserve"> determine whether the 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r w:rsidR="009D6110" w:rsidRPr="009D6110">
        <w:rPr>
          <w:szCs w:val="22"/>
        </w:rPr>
        <w:t>ten (10</w:t>
      </w:r>
      <w:r w:rsidR="00FB5600" w:rsidRPr="009D6110">
        <w:rPr>
          <w:szCs w:val="22"/>
        </w:rPr>
        <w:t>)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an amount equal to MRO’s cost to correct the failure</w:t>
      </w:r>
      <w:r w:rsidR="0022124F">
        <w:rPr>
          <w:szCs w:val="22"/>
        </w:rPr>
        <w:t>, using MRO’s then-current labor rates</w:t>
      </w:r>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Redelivered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 w14:paraId="51A8C2EA" w14:textId="662BBF16"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r w:rsidR="005875D8">
        <w:rPr>
          <w:szCs w:val="22"/>
        </w:rPr>
        <w:t xml:space="preserve">Any claim or </w:t>
      </w:r>
      <w:r w:rsidR="005875D8" w:rsidRPr="002F32AC">
        <w:rPr>
          <w:szCs w:val="22"/>
        </w:rPr>
        <w:t>failure</w:t>
      </w:r>
      <w:r w:rsidR="005875D8">
        <w:rPr>
          <w:szCs w:val="22"/>
        </w:rPr>
        <w:t xml:space="preserve"> i</w:t>
      </w:r>
      <w:r w:rsidR="005875D8" w:rsidRPr="002F32AC">
        <w:rPr>
          <w:szCs w:val="22"/>
        </w:rPr>
        <w:t>s caused in whole or in material part by</w:t>
      </w:r>
      <w:r w:rsidR="005875D8" w:rsidRPr="007D0664">
        <w:rPr>
          <w:rFonts w:eastAsia="MS Mincho"/>
          <w:szCs w:val="22"/>
          <w:lang w:eastAsia="ja-JP"/>
        </w:rPr>
        <w:t xml:space="preserve"> </w:t>
      </w:r>
      <w:r w:rsidR="005875D8">
        <w:rPr>
          <w:rFonts w:eastAsia="MS Mincho"/>
          <w:szCs w:val="22"/>
          <w:lang w:eastAsia="ja-JP"/>
        </w:rPr>
        <w:t>t</w:t>
      </w:r>
      <w:r w:rsidR="007D0664" w:rsidRPr="007D0664">
        <w:rPr>
          <w:rFonts w:eastAsia="MS Mincho"/>
          <w:szCs w:val="22"/>
          <w:lang w:eastAsia="ja-JP"/>
        </w:rPr>
        <w:t xml:space="preserve">he Aircraft </w:t>
      </w:r>
      <w:r w:rsidR="005875D8">
        <w:rPr>
          <w:rFonts w:eastAsia="MS Mincho"/>
          <w:szCs w:val="22"/>
          <w:lang w:eastAsia="ja-JP"/>
        </w:rPr>
        <w:t xml:space="preserve">not having </w:t>
      </w:r>
      <w:r w:rsidR="007D0664" w:rsidRPr="007D0664">
        <w:rPr>
          <w:rFonts w:eastAsia="MS Mincho"/>
          <w:szCs w:val="22"/>
          <w:lang w:eastAsia="ja-JP"/>
        </w:rPr>
        <w:t>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area</w:t>
      </w:r>
      <w:r w:rsidR="007D0664" w:rsidRPr="007D0664">
        <w:rPr>
          <w:rFonts w:eastAsia="MS Mincho"/>
          <w:szCs w:val="22"/>
          <w:lang w:eastAsia="ja-JP"/>
        </w:rPr>
        <w:t>;</w:t>
      </w:r>
    </w:p>
    <w:p w14:paraId="524A7BC6" w14:textId="5FE90B3E"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r>
      <w:r w:rsidR="005875D8">
        <w:rPr>
          <w:szCs w:val="22"/>
        </w:rPr>
        <w:t xml:space="preserve">Any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19341A">
        <w:rPr>
          <w:szCs w:val="22"/>
        </w:rPr>
        <w:t xml:space="preserve"> </w:t>
      </w:r>
      <w:r w:rsidR="005875D8">
        <w:rPr>
          <w:szCs w:val="22"/>
        </w:rPr>
        <w:t>t</w:t>
      </w:r>
      <w:r w:rsidRPr="0019341A">
        <w:rPr>
          <w:szCs w:val="22"/>
        </w:rPr>
        <w:t xml:space="preserve">he Aircraft </w:t>
      </w:r>
      <w:r w:rsidR="005875D8">
        <w:rPr>
          <w:szCs w:val="22"/>
        </w:rPr>
        <w:t xml:space="preserve">having </w:t>
      </w:r>
      <w:r w:rsidRPr="0019341A">
        <w:rPr>
          <w:szCs w:val="22"/>
        </w:rPr>
        <w:t>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34CE22F5"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r w:rsidR="005875D8" w:rsidRPr="005875D8">
        <w:rPr>
          <w:rFonts w:eastAsia="MS Mincho"/>
          <w:szCs w:val="22"/>
          <w:lang w:eastAsia="ja-JP"/>
        </w:rPr>
        <w:t xml:space="preserve"> </w:t>
      </w:r>
      <w:r w:rsidR="005875D8">
        <w:rPr>
          <w:rFonts w:eastAsia="MS Mincho"/>
          <w:szCs w:val="22"/>
          <w:lang w:eastAsia="ja-JP"/>
        </w:rPr>
        <w:t xml:space="preserve">and such records are made </w:t>
      </w:r>
      <w:r w:rsidR="005875D8" w:rsidRPr="005875D8">
        <w:rPr>
          <w:szCs w:val="22"/>
        </w:rPr>
        <w:t>available to MRO, so that MRO can determine the cause of and repair the failure in question</w:t>
      </w:r>
      <w:r w:rsidR="005875D8">
        <w:rPr>
          <w:szCs w:val="22"/>
        </w:rPr>
        <w:t xml:space="preserve">; </w:t>
      </w:r>
      <w:r w:rsidR="005875D8" w:rsidRPr="002F32AC">
        <w:rPr>
          <w:szCs w:val="22"/>
        </w:rPr>
        <w:t xml:space="preserve">  </w:t>
      </w:r>
    </w:p>
    <w:p w14:paraId="29C382CC" w14:textId="0A61223E"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r w:rsidR="005875D8">
        <w:rPr>
          <w:szCs w:val="22"/>
        </w:rPr>
        <w:t xml:space="preserve">Any claim </w:t>
      </w:r>
      <w:proofErr w:type="gramStart"/>
      <w:r w:rsidR="005875D8">
        <w:rPr>
          <w:szCs w:val="22"/>
        </w:rPr>
        <w:t xml:space="preserve">or </w:t>
      </w:r>
      <w:r w:rsidR="005875D8" w:rsidRPr="002F32AC">
        <w:rPr>
          <w:szCs w:val="22"/>
        </w:rPr>
        <w:t xml:space="preserve"> failure</w:t>
      </w:r>
      <w:proofErr w:type="gramEnd"/>
      <w:r w:rsidR="005875D8">
        <w:rPr>
          <w:szCs w:val="22"/>
        </w:rPr>
        <w:t xml:space="preserve"> i</w:t>
      </w:r>
      <w:r w:rsidR="005875D8" w:rsidRPr="002F32AC">
        <w:rPr>
          <w:szCs w:val="22"/>
        </w:rPr>
        <w:t xml:space="preserve">s </w:t>
      </w:r>
      <w:r w:rsidR="005875D8">
        <w:rPr>
          <w:szCs w:val="22"/>
        </w:rPr>
        <w:t xml:space="preserve">due, </w:t>
      </w:r>
      <w:r w:rsidR="005875D8" w:rsidRPr="002F32AC">
        <w:rPr>
          <w:szCs w:val="22"/>
        </w:rPr>
        <w:t>in whole or in material part</w:t>
      </w:r>
      <w:r w:rsidR="005875D8">
        <w:rPr>
          <w:szCs w:val="22"/>
        </w:rPr>
        <w:t xml:space="preserve">, </w:t>
      </w:r>
      <w:r w:rsidR="0019341A" w:rsidRPr="007D0664">
        <w:rPr>
          <w:rFonts w:eastAsia="MS Mincho"/>
          <w:szCs w:val="22"/>
          <w:lang w:eastAsia="ja-JP"/>
        </w:rPr>
        <w:t xml:space="preserve">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t>any such suspension extend</w:t>
      </w:r>
      <w:r w:rsidR="001502CA">
        <w:rPr>
          <w:szCs w:val="22"/>
        </w:rPr>
        <w:t>ing</w:t>
      </w:r>
      <w:r w:rsidR="00BC332C">
        <w:rPr>
          <w:szCs w:val="22"/>
        </w:rPr>
        <w:t xml:space="preserve"> the warranty period)</w:t>
      </w:r>
      <w:r w:rsidR="004238F2" w:rsidRPr="0019341A">
        <w:rPr>
          <w:szCs w:val="22"/>
        </w:rPr>
        <w:t>.</w:t>
      </w:r>
    </w:p>
    <w:p w14:paraId="098561C6" w14:textId="2F45CF80" w:rsidR="004238F2" w:rsidRPr="002F32AC" w:rsidRDefault="004238F2" w:rsidP="00380F0D">
      <w:pPr>
        <w:pStyle w:val="Heading2"/>
        <w:ind w:left="0" w:firstLine="720"/>
        <w:rPr>
          <w:szCs w:val="22"/>
        </w:rPr>
      </w:pPr>
      <w:r w:rsidRPr="002F32AC">
        <w:rPr>
          <w:szCs w:val="22"/>
          <w:u w:val="none"/>
        </w:rPr>
        <w:t>Limitation on Liability</w:t>
      </w:r>
      <w:r w:rsidRPr="002F32AC">
        <w:rPr>
          <w:b/>
          <w:szCs w:val="22"/>
        </w:rPr>
        <w:t xml:space="preserve">.  </w:t>
      </w:r>
      <w:r w:rsidRPr="002F32AC">
        <w:rPr>
          <w:szCs w:val="22"/>
        </w:rPr>
        <w:t>NOTWITHSTANDING ANYTHING TO THE CONTRARY IN THE SERVICE AGREEMENT OR TH</w:t>
      </w:r>
      <w:ins w:id="3" w:author="Jason Mann" w:date="2020-07-15T16:24:00Z">
        <w:r w:rsidR="00466543">
          <w:rPr>
            <w:szCs w:val="22"/>
          </w:rPr>
          <w:t xml:space="preserve">IS GTA, </w:t>
        </w:r>
      </w:ins>
      <w:del w:id="4" w:author="Jason Mann" w:date="2020-07-15T16:24:00Z">
        <w:r w:rsidRPr="002F32AC" w:rsidDel="00466543">
          <w:rPr>
            <w:szCs w:val="22"/>
          </w:rPr>
          <w:delText xml:space="preserve">ESE TERMS, </w:delText>
        </w:r>
      </w:del>
      <w:r w:rsidRPr="002F32AC">
        <w:rPr>
          <w:szCs w:val="22"/>
        </w:rPr>
        <w:t xml:space="preserve">AND EXCLUDING ONLY </w:t>
      </w:r>
      <w:ins w:id="5" w:author="Jason Mann" w:date="2020-07-15T16:24:00Z">
        <w:r w:rsidR="00466543">
          <w:rPr>
            <w:szCs w:val="22"/>
          </w:rPr>
          <w:t xml:space="preserve">(i) </w:t>
        </w:r>
      </w:ins>
      <w:r w:rsidRPr="002F32AC">
        <w:rPr>
          <w:szCs w:val="22"/>
        </w:rPr>
        <w:t>INTENTIONALLY TORTIOUS ACTIVITIES OF MRO’S OFFICERS</w:t>
      </w:r>
      <w:r w:rsidR="00BA16A1">
        <w:rPr>
          <w:szCs w:val="22"/>
        </w:rPr>
        <w:t xml:space="preserve">, </w:t>
      </w:r>
      <w:r w:rsidRPr="002F32AC">
        <w:rPr>
          <w:szCs w:val="22"/>
        </w:rPr>
        <w:t xml:space="preserve">DIRECTORS, </w:t>
      </w:r>
      <w:r w:rsidR="00BA16A1">
        <w:rPr>
          <w:szCs w:val="22"/>
        </w:rPr>
        <w:t xml:space="preserve">AGENTS, </w:t>
      </w:r>
      <w:r w:rsidR="00E7080C">
        <w:rPr>
          <w:szCs w:val="22"/>
        </w:rPr>
        <w:t xml:space="preserve">OR </w:t>
      </w:r>
      <w:r w:rsidR="00BA16A1">
        <w:rPr>
          <w:szCs w:val="22"/>
        </w:rPr>
        <w:t>EMPLOYEES</w:t>
      </w:r>
      <w:ins w:id="6" w:author="Jason Mann" w:date="2020-07-15T16:24:00Z">
        <w:r w:rsidR="00466543">
          <w:rPr>
            <w:szCs w:val="22"/>
          </w:rPr>
          <w:t>, A</w:t>
        </w:r>
      </w:ins>
      <w:ins w:id="7" w:author="Jason Mann" w:date="2020-07-15T16:25:00Z">
        <w:r w:rsidR="00466543">
          <w:rPr>
            <w:szCs w:val="22"/>
          </w:rPr>
          <w:t>ND (ii) ANY EXPRESS PROVISION ON “LIQUIDATED DAMAGES” THAT IS LABELED AS SUCH AND INCLUDED IN A SERVICE AGREEMENT,</w:t>
        </w:r>
      </w:ins>
      <w:r w:rsidR="00BA16A1">
        <w:rPr>
          <w:szCs w:val="22"/>
        </w:rPr>
        <w:t xml:space="preserve"> </w:t>
      </w:r>
      <w:r w:rsidRPr="002F32AC">
        <w:rPr>
          <w:szCs w:val="22"/>
        </w:rPr>
        <w:t>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(D)</w:t>
      </w:r>
      <w:r w:rsidR="00A6664A">
        <w:rPr>
          <w:szCs w:val="22"/>
        </w:rPr>
        <w:t xml:space="preserve"> </w:t>
      </w:r>
      <w:r w:rsidR="009D3B1C" w:rsidRPr="009D3B1C">
        <w:rPr>
          <w:szCs w:val="22"/>
        </w:rPr>
        <w:t>FOR ANY ACTS OR OMISSIONS OF A MRO SUBCONTRACTOR OTHER THAN DIRECT DAMAGES FOR BREACH OF THE WARRANTY SET FORTH IN SECTION 7.1 ABOVE</w:t>
      </w:r>
      <w:r w:rsidR="009D3B1C">
        <w:rPr>
          <w:szCs w:val="22"/>
        </w:rPr>
        <w:t>;</w:t>
      </w:r>
      <w:r w:rsidR="00A6664A">
        <w:rPr>
          <w:szCs w:val="22"/>
        </w:rPr>
        <w:t xml:space="preserve"> </w:t>
      </w:r>
      <w:r w:rsidRPr="002F32AC">
        <w:rPr>
          <w:szCs w:val="22"/>
        </w:rPr>
        <w:t xml:space="preserve">OR (E)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ind w:left="0" w:firstLine="720"/>
        <w:rPr>
          <w:szCs w:val="22"/>
        </w:rPr>
      </w:pPr>
      <w:r w:rsidRPr="002F32AC">
        <w:rPr>
          <w:szCs w:val="22"/>
          <w:u w:val="none"/>
        </w:rPr>
        <w:lastRenderedPageBreak/>
        <w:t>Disclaimer of Warranties</w:t>
      </w:r>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372A383C" w:rsidR="004238F2" w:rsidRPr="002F32AC" w:rsidRDefault="004238F2" w:rsidP="00480B29">
      <w:pPr>
        <w:pStyle w:val="Heading2"/>
        <w:spacing w:after="0"/>
        <w:ind w:left="0" w:firstLine="720"/>
        <w:rPr>
          <w:szCs w:val="22"/>
        </w:rPr>
      </w:pPr>
      <w:r w:rsidRPr="002F32AC">
        <w:rPr>
          <w:szCs w:val="22"/>
          <w:u w:val="none"/>
        </w:rPr>
        <w:t>Limitation on Liability and Damages</w:t>
      </w:r>
      <w:r w:rsidRPr="002F32AC">
        <w:rPr>
          <w:b/>
          <w:szCs w:val="22"/>
        </w:rPr>
        <w:t xml:space="preserve">.  </w:t>
      </w:r>
      <w:r w:rsidRPr="002F32AC">
        <w:rPr>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480B29">
      <w:pPr>
        <w:pStyle w:val="Heading2"/>
        <w:spacing w:after="0"/>
        <w:ind w:left="0" w:firstLine="720"/>
        <w:rPr>
          <w:szCs w:val="22"/>
        </w:rPr>
      </w:pPr>
      <w:r w:rsidRPr="002F32AC">
        <w:rPr>
          <w:szCs w:val="22"/>
          <w:u w:val="none"/>
        </w:rPr>
        <w:t>Consideration for Limitations</w:t>
      </w:r>
      <w:r w:rsidRPr="002F32AC">
        <w:rPr>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63870458" w:rsidR="004238F2" w:rsidRPr="002F32AC" w:rsidRDefault="004238F2" w:rsidP="004238F2">
      <w:pPr>
        <w:pStyle w:val="Heading2"/>
        <w:ind w:left="0" w:firstLine="720"/>
        <w:rPr>
          <w:szCs w:val="22"/>
        </w:rPr>
      </w:pPr>
      <w:r w:rsidRPr="002F32AC">
        <w:rPr>
          <w:szCs w:val="22"/>
          <w:u w:val="none"/>
        </w:rPr>
        <w:t>Exclusions to Express Warranty</w:t>
      </w:r>
      <w:r w:rsidRPr="002F32AC">
        <w:rPr>
          <w:szCs w:val="22"/>
        </w:rPr>
        <w:t>. MRO does not warrant any components, 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F0127A">
      <w:pPr>
        <w:pStyle w:val="Heading2"/>
        <w:ind w:left="0" w:firstLine="720"/>
        <w:rPr>
          <w:szCs w:val="22"/>
        </w:rPr>
      </w:pPr>
      <w:r w:rsidRPr="002F32AC">
        <w:rPr>
          <w:szCs w:val="22"/>
          <w:u w:val="none"/>
        </w:rPr>
        <w:t>Risk of Loss.</w:t>
      </w:r>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4801866C" w:rsidR="0086119B" w:rsidRPr="0086119B" w:rsidRDefault="004238F2" w:rsidP="00A6664A">
      <w:pPr>
        <w:pStyle w:val="Heading2"/>
        <w:ind w:left="0" w:firstLine="720"/>
        <w:rPr>
          <w:szCs w:val="22"/>
        </w:rPr>
      </w:pPr>
      <w:r w:rsidRPr="002F32AC">
        <w:rPr>
          <w:szCs w:val="22"/>
          <w:u w:val="none"/>
        </w:rPr>
        <w:t>MRO Indemnity.</w:t>
      </w:r>
      <w:r w:rsidRPr="002F32AC">
        <w:rPr>
          <w:szCs w:val="22"/>
        </w:rPr>
        <w:t xml:space="preserve">  MRO agrees to indemnify, defend and hold harmless Customer,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86119B" w:rsidRPr="003B2592">
        <w:rPr>
          <w:szCs w:val="22"/>
        </w:rPr>
        <w:t>claimed by third parties against any such indemnitees and arising out of or caused by MRO’s gross negligence or intentionally tortious conduct</w:t>
      </w:r>
      <w:r w:rsidR="0086119B">
        <w:rPr>
          <w:szCs w:val="22"/>
        </w:rPr>
        <w:t>.</w:t>
      </w:r>
    </w:p>
    <w:p w14:paraId="4AC25BFD" w14:textId="46294D45" w:rsidR="00FA729E" w:rsidRPr="0091305C" w:rsidRDefault="004238F2" w:rsidP="00F0127A">
      <w:pPr>
        <w:pStyle w:val="Heading2"/>
        <w:ind w:left="0" w:firstLine="720"/>
        <w:rPr>
          <w:szCs w:val="22"/>
        </w:rPr>
      </w:pPr>
      <w:r w:rsidRPr="002F32AC">
        <w:rPr>
          <w:szCs w:val="22"/>
          <w:u w:val="none"/>
        </w:rPr>
        <w:t>Customer Indemnity</w:t>
      </w:r>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(i)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7D08B91D" w:rsidR="004238F2" w:rsidRDefault="004238F2" w:rsidP="00E9395B">
      <w:pPr>
        <w:pStyle w:val="Heading2"/>
        <w:spacing w:after="0"/>
        <w:ind w:left="0" w:firstLine="720"/>
        <w:rPr>
          <w:szCs w:val="22"/>
        </w:rPr>
      </w:pPr>
      <w:r w:rsidRPr="00FA729E">
        <w:rPr>
          <w:szCs w:val="22"/>
          <w:u w:val="none"/>
        </w:rPr>
        <w:t>Airport Charges</w:t>
      </w:r>
      <w:r w:rsidRPr="00E9395B">
        <w:rPr>
          <w:szCs w:val="22"/>
          <w:u w:val="none"/>
        </w:rPr>
        <w:t>.</w:t>
      </w:r>
      <w:r w:rsidRPr="00FA729E">
        <w:rPr>
          <w:szCs w:val="22"/>
        </w:rPr>
        <w:t xml:space="preserve"> In the event that MRO is billed, invoiced, or otherwise charged in any manner for parking, landing, or other fees by any airport or airport authority as a result of MRO’s past, </w:t>
      </w:r>
      <w:r w:rsidRPr="00FA729E">
        <w:rPr>
          <w:szCs w:val="22"/>
        </w:rPr>
        <w:t>future, or current relationship with Customer, Customer agrees to defend, indemnify and hold MRO harmless from all such amount and to pay or settle such claims within thirty (30) days of MRO written notice to Customer of such claim</w:t>
      </w:r>
      <w:r w:rsidR="009D6110">
        <w:rPr>
          <w:szCs w:val="22"/>
        </w:rPr>
        <w:t xml:space="preserve">.  </w:t>
      </w:r>
      <w:r w:rsidR="009A7195">
        <w:t xml:space="preserve">Each party hereto acknowledges, agrees and confirms that in no case shall either party be liable for </w:t>
      </w:r>
      <w:r w:rsidR="009A7195" w:rsidRPr="009A7195">
        <w:rPr>
          <w:szCs w:val="22"/>
        </w:rPr>
        <w:t>any indirect, exemplary, incidental, special, punitive, reliance or consequential damages, including but not limited to lost profits or revenues</w:t>
      </w:r>
      <w:r w:rsidR="009A7195">
        <w:rPr>
          <w:szCs w:val="22"/>
        </w:rPr>
        <w:t>.</w:t>
      </w:r>
      <w:r w:rsidR="009D6110">
        <w:rPr>
          <w:szCs w:val="22"/>
        </w:rPr>
        <w:t xml:space="preserve">  By way of clarification, sums due pursuant to the express terms of this GTA or a Service Agreement are direct damages and, therefore, not excluded by the preceding sentence. </w:t>
      </w:r>
    </w:p>
    <w:p w14:paraId="34B42DCE" w14:textId="77777777" w:rsidR="009D6110" w:rsidRPr="009D6110" w:rsidRDefault="009D6110" w:rsidP="009D6110"/>
    <w:p w14:paraId="1C99874D" w14:textId="078EB03B"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rsidP="00A6664A">
      <w:pPr>
        <w:pStyle w:val="Heading2"/>
        <w:spacing w:after="60"/>
        <w:ind w:left="0" w:firstLine="720"/>
        <w:rPr>
          <w:szCs w:val="22"/>
        </w:rPr>
      </w:pPr>
      <w:r w:rsidRPr="002F32AC">
        <w:rPr>
          <w:szCs w:val="22"/>
          <w:u w:val="none"/>
        </w:rPr>
        <w:t>Worker's Compensation</w:t>
      </w:r>
      <w:r w:rsidRPr="002F32AC">
        <w:rPr>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9"/>
          <w:headerReference w:type="first" r:id="rId10"/>
          <w:footerReference w:type="first" r:id="rId11"/>
          <w:headerReference w:type="default" r:id="rId18"/>
          <w:endnotePr>
            <w:numFmt w:val="decimal"/>
          </w:endnotePr>
          <w:pgSz w:w="12240" w:h="15840"/>
          <w:pgMar w:top="1440" w:right="1440" w:bottom="1440" w:left="1440" w:header="1440" w:footer="720" w:gutter="0"/>
          <w:cols w:space="720"/>
          <w:noEndnote/>
          <w:titlePg/>
        </w:sectPr>
      </w:pPr>
    </w:p>
    <w:p w14:paraId="3E37DBDB" w14:textId="35C013E0" w:rsidR="004238F2" w:rsidRDefault="004238F2" w:rsidP="00A6664A">
      <w:pPr>
        <w:pStyle w:val="Heading2"/>
        <w:spacing w:after="60"/>
        <w:ind w:left="0" w:firstLine="720"/>
        <w:rPr>
          <w:szCs w:val="22"/>
        </w:rPr>
      </w:pPr>
      <w:r w:rsidRPr="002F32AC">
        <w:rPr>
          <w:szCs w:val="22"/>
          <w:u w:val="none"/>
        </w:rPr>
        <w:t>MRO’s Insurance</w:t>
      </w:r>
      <w:r w:rsidRPr="002F32AC">
        <w:rPr>
          <w:szCs w:val="22"/>
        </w:rPr>
        <w:t xml:space="preserve">.  </w:t>
      </w:r>
      <w:r w:rsidR="002D4D83">
        <w:rPr>
          <w:szCs w:val="22"/>
        </w:rPr>
        <w:t>Prior to delivery of</w:t>
      </w:r>
      <w:r w:rsidR="002D4D83" w:rsidRPr="002F32AC">
        <w:rPr>
          <w:szCs w:val="22"/>
        </w:rPr>
        <w:t xml:space="preserve"> the Aircraft to MRO</w:t>
      </w:r>
      <w:r w:rsidR="002D4D83">
        <w:rPr>
          <w:szCs w:val="22"/>
        </w:rPr>
        <w:t xml:space="preserve"> and for a period of two years following Redelivery of the Aircraft to Customer,</w:t>
      </w:r>
      <w:r w:rsidR="002D4D83" w:rsidRPr="002F32AC">
        <w:rPr>
          <w:szCs w:val="22"/>
        </w:rPr>
        <w:t xml:space="preserve"> </w:t>
      </w:r>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r w:rsidR="002D4D83">
        <w:rPr>
          <w:szCs w:val="22"/>
        </w:rPr>
        <w:t xml:space="preserve"> (except for war and allied perils coverage which is subject to a sub-limit of $250,000,000 per occurrence and in the aggregate)</w:t>
      </w:r>
      <w:r w:rsidRPr="002F32AC">
        <w:rPr>
          <w:szCs w:val="22"/>
        </w:rPr>
        <w:t>, and Premises Liability Insurance with limits of at least US$</w:t>
      </w:r>
      <w:r w:rsidR="009252EA">
        <w:rPr>
          <w:szCs w:val="22"/>
        </w:rPr>
        <w:t>3</w:t>
      </w:r>
      <w:r w:rsidRPr="002F32AC">
        <w:rPr>
          <w:szCs w:val="22"/>
        </w:rPr>
        <w:t xml:space="preserve">00,000,000.00.  </w:t>
      </w:r>
      <w:r w:rsidR="002D4D83" w:rsidRPr="008765B0">
        <w:t>Such</w:t>
      </w:r>
      <w:r w:rsidR="002D4D83">
        <w:t xml:space="preserve"> insurance policies shall be maintained with insurers of internationally recognized reputation and credit standing </w:t>
      </w:r>
      <w:r w:rsidR="002D4D83" w:rsidRPr="008765B0">
        <w:t xml:space="preserve">and shall contain provisions (i) including </w:t>
      </w:r>
      <w:r w:rsidR="002D4D83">
        <w:t>Customer, its affiliates</w:t>
      </w:r>
      <w:r w:rsidR="002D4D83" w:rsidRPr="008765B0">
        <w:t xml:space="preserve"> and </w:t>
      </w:r>
      <w:r w:rsidR="002D4D83">
        <w:t xml:space="preserve">their respective </w:t>
      </w:r>
      <w:r w:rsidR="002D4D83" w:rsidRPr="008765B0">
        <w:t xml:space="preserve">officers, directors, </w:t>
      </w:r>
      <w:r w:rsidR="002D4D83">
        <w:t xml:space="preserve">shareholders, partners, members, managers, </w:t>
      </w:r>
      <w:r w:rsidR="002D4D83" w:rsidRPr="008765B0">
        <w:t xml:space="preserve">agents, and employees as additional named insureds, (ii) waiving any such insurers' rights of subrogation, (iii) waiving any recourse against </w:t>
      </w:r>
      <w:r w:rsidR="002D4D83">
        <w:t xml:space="preserve">the additional insureds </w:t>
      </w:r>
      <w:r w:rsidR="002D4D83" w:rsidRPr="008765B0">
        <w:t>for payment of premiums or other payments due the insurers, and (</w:t>
      </w:r>
      <w:r w:rsidR="002D4D83">
        <w:t>i</w:t>
      </w:r>
      <w:r w:rsidR="002D4D83" w:rsidRPr="008765B0">
        <w:t xml:space="preserve">v) requiring </w:t>
      </w:r>
      <w:r w:rsidR="002D4D83">
        <w:t>MRO</w:t>
      </w:r>
      <w:r w:rsidR="002D4D83" w:rsidRPr="008765B0">
        <w:t xml:space="preserve">'s insurers to provide </w:t>
      </w:r>
      <w:r w:rsidR="002D4D83">
        <w:t xml:space="preserve">Customer </w:t>
      </w:r>
      <w:r w:rsidR="002D4D83" w:rsidRPr="008765B0">
        <w:t xml:space="preserve">with thirty (30) days advance written notice of any cancellation or adverse material change to such policy and providing that such change shall not be effective as to the benefit and/or interest of the </w:t>
      </w:r>
      <w:r w:rsidR="002D4D83">
        <w:t xml:space="preserve">additional insureds </w:t>
      </w:r>
      <w:r w:rsidR="002D4D83" w:rsidRPr="008765B0">
        <w:t xml:space="preserve">for thirty (30) days after written notice of such cancellation or adverse material change is received by </w:t>
      </w:r>
      <w:r w:rsidR="002D4D83">
        <w:t>the Customer</w:t>
      </w:r>
      <w:r w:rsidR="002D4D83" w:rsidRPr="008765B0">
        <w:t>.</w:t>
      </w:r>
    </w:p>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 xml:space="preserve">shall contain provisions (i)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w:t>
      </w:r>
      <w:r w:rsidRPr="008765B0">
        <w:t>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ind w:left="0" w:firstLine="720"/>
        <w:rPr>
          <w:szCs w:val="22"/>
        </w:rPr>
      </w:pPr>
      <w:r w:rsidRPr="002F32AC">
        <w:rPr>
          <w:szCs w:val="22"/>
          <w:u w:val="none"/>
        </w:rPr>
        <w:t>Certificates of Insurance</w:t>
      </w:r>
      <w:r w:rsidRPr="002F32AC">
        <w:rPr>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79D8B466"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w:t>
      </w:r>
      <w:r w:rsidR="00B13B9B">
        <w:rPr>
          <w:szCs w:val="22"/>
        </w:rPr>
        <w:t xml:space="preserve">(including but not limited to Redelivery of the Aircraft) </w:t>
      </w:r>
      <w:r w:rsidRPr="002F32AC">
        <w:rPr>
          <w:szCs w:val="22"/>
        </w:rPr>
        <w:t>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w:t>
      </w:r>
      <w:r w:rsidR="00B13B9B">
        <w:rPr>
          <w:szCs w:val="22"/>
        </w:rPr>
        <w:t>pandemics</w:t>
      </w:r>
      <w:r w:rsidR="00466543">
        <w:rPr>
          <w:szCs w:val="22"/>
        </w:rPr>
        <w:t xml:space="preserve"> </w:t>
      </w:r>
      <w:ins w:id="8" w:author="Jason Mann" w:date="2020-07-15T16:17:00Z">
        <w:r w:rsidR="00466543">
          <w:rPr>
            <w:szCs w:val="22"/>
          </w:rPr>
          <w:t xml:space="preserve">(including any worsening of the COVID-19 pandemic from the conditions that existed as of July </w:t>
        </w:r>
      </w:ins>
      <w:ins w:id="9" w:author="Jason Mann" w:date="2020-07-15T16:18:00Z">
        <w:r w:rsidR="00466543">
          <w:rPr>
            <w:szCs w:val="22"/>
          </w:rPr>
          <w:t>15, 2020)</w:t>
        </w:r>
      </w:ins>
      <w:r w:rsidR="00B13B9B">
        <w:rPr>
          <w:szCs w:val="22"/>
        </w:rPr>
        <w:t xml:space="preserve">, epidemics, diseases, quarantines </w:t>
      </w:r>
      <w:r w:rsidR="00B13B9B" w:rsidRPr="00F47C39">
        <w:rPr>
          <w:szCs w:val="22"/>
        </w:rPr>
        <w:t>and similar occurrences</w:t>
      </w:r>
      <w:r w:rsidR="00B13B9B">
        <w:rPr>
          <w:szCs w:val="22"/>
        </w:rPr>
        <w:t xml:space="preserve">, </w:t>
      </w:r>
      <w:r w:rsidRPr="002F32AC">
        <w:rPr>
          <w:szCs w:val="22"/>
        </w:rPr>
        <w:t>or any other cause beyond its control</w:t>
      </w:r>
      <w:r w:rsidR="002924D4">
        <w:rPr>
          <w:szCs w:val="22"/>
        </w:rPr>
        <w:t xml:space="preserve">, including </w:t>
      </w:r>
      <w:ins w:id="10" w:author="Jason Mann" w:date="2020-07-15T16:18:00Z">
        <w:r w:rsidR="00466543">
          <w:rPr>
            <w:szCs w:val="22"/>
          </w:rPr>
          <w:t xml:space="preserve">(with respect to XYZ Inc.’s performance) </w:t>
        </w:r>
      </w:ins>
      <w:r w:rsidR="002924D4">
        <w:rPr>
          <w:szCs w:val="22"/>
        </w:rPr>
        <w:t>Customer’s failure to timely pay as required by this GTA or the Service A</w:t>
      </w:r>
      <w:r w:rsidR="00B13B9B">
        <w:rPr>
          <w:szCs w:val="22"/>
        </w:rPr>
        <w:t>g</w:t>
      </w:r>
      <w:r w:rsidR="002924D4">
        <w:rPr>
          <w:szCs w:val="22"/>
        </w:rPr>
        <w:t>reement</w:t>
      </w:r>
      <w:r w:rsidRPr="002F32AC">
        <w:rPr>
          <w:szCs w:val="22"/>
        </w:rPr>
        <w:t xml:space="preserve">.  The parties agree to promptly notify each other in the event that the Services are delayed for any of the aforementioned reasons. </w:t>
      </w:r>
      <w:r w:rsidR="00B13B9B">
        <w:rPr>
          <w:szCs w:val="22"/>
        </w:rPr>
        <w:t xml:space="preserve"> </w:t>
      </w:r>
      <w:ins w:id="11" w:author="Jason Mann" w:date="2020-07-15T16:18:00Z">
        <w:r w:rsidR="00466543">
          <w:rPr>
            <w:szCs w:val="22"/>
          </w:rPr>
          <w:t xml:space="preserve">Under no circumstances will </w:t>
        </w:r>
      </w:ins>
      <w:ins w:id="12" w:author="Jason Mann" w:date="2020-07-15T16:19:00Z">
        <w:r w:rsidR="00466543">
          <w:rPr>
            <w:szCs w:val="22"/>
          </w:rPr>
          <w:t xml:space="preserve">this Section 10 extend the time by which payments are to be made by one party to the other.  </w:t>
        </w:r>
      </w:ins>
    </w:p>
    <w:p w14:paraId="026F9357" w14:textId="77777777" w:rsidR="004238F2" w:rsidRPr="002F32AC" w:rsidRDefault="004238F2" w:rsidP="00380F0D">
      <w:pPr>
        <w:pStyle w:val="StyleHeading1Before0pt"/>
        <w:rPr>
          <w:sz w:val="22"/>
          <w:szCs w:val="22"/>
        </w:rPr>
      </w:pPr>
      <w:r w:rsidRPr="002F32AC">
        <w:rPr>
          <w:bCs w:val="0"/>
          <w:sz w:val="22"/>
          <w:szCs w:val="22"/>
        </w:rPr>
        <w:t>TERMINATION AND SUSPENSION</w:t>
      </w:r>
    </w:p>
    <w:p w14:paraId="0D742270" w14:textId="2561EF84" w:rsidR="004238F2" w:rsidRPr="002F32AC" w:rsidRDefault="004238F2" w:rsidP="00380F0D">
      <w:pPr>
        <w:pStyle w:val="Heading2"/>
        <w:ind w:left="0" w:firstLine="720"/>
        <w:rPr>
          <w:szCs w:val="22"/>
        </w:rPr>
      </w:pPr>
      <w:r w:rsidRPr="002F32AC">
        <w:rPr>
          <w:szCs w:val="22"/>
          <w:u w:val="none"/>
        </w:rPr>
        <w:t>Indefinite Term of GTA</w:t>
      </w:r>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5D4A927B" w14:textId="6FB54673" w:rsidR="004D597E" w:rsidRDefault="004238F2" w:rsidP="00380F0D">
      <w:pPr>
        <w:pStyle w:val="Heading2"/>
        <w:ind w:left="0" w:firstLine="720"/>
        <w:rPr>
          <w:szCs w:val="22"/>
        </w:rPr>
      </w:pPr>
      <w:r w:rsidRPr="002F32AC">
        <w:rPr>
          <w:szCs w:val="22"/>
          <w:u w:val="none"/>
        </w:rPr>
        <w:t>MRO’s Right to Terminate or Suspend</w:t>
      </w:r>
      <w:r w:rsidRPr="002F32AC">
        <w:rPr>
          <w:b/>
          <w:szCs w:val="22"/>
        </w:rPr>
        <w:t xml:space="preserve">.  </w:t>
      </w:r>
      <w:r w:rsidRPr="002F32AC">
        <w:rPr>
          <w:szCs w:val="22"/>
        </w:rPr>
        <w:t xml:space="preserve">MRO may terminate or suspend the provision of Services, upon written notice to Customer and in MRO’s sole discretion, at any time upon the occurrence of any of the following:  (i) Customer’s failure to timely pay any sums due pursuant to the Service Agreement or to this GTA; (ii) Customer’s breach of the Service Agreement or this GTA; (iii) </w:t>
      </w:r>
      <w:r w:rsidR="002F32AC">
        <w:rPr>
          <w:szCs w:val="22"/>
        </w:rPr>
        <w:t xml:space="preserve">Customer’s failure to maintain the insurance required in this GTA; (iv) </w:t>
      </w:r>
      <w:r w:rsidRPr="002F32AC">
        <w:rPr>
          <w:szCs w:val="22"/>
        </w:rPr>
        <w:t xml:space="preserve">MRO’s reasonable determination that Customer is unable to pay for the Services; </w:t>
      </w:r>
      <w:r w:rsidR="00BF29C3">
        <w:rPr>
          <w:szCs w:val="22"/>
        </w:rPr>
        <w:t xml:space="preserve">or </w:t>
      </w:r>
      <w:r w:rsidRPr="002F32AC">
        <w:rPr>
          <w:szCs w:val="22"/>
        </w:rPr>
        <w:t>(v) MRO’s inability to provide the Services based on a decision or action of the FAA or other governmental agency</w:t>
      </w:r>
      <w:r w:rsidR="00BF29C3">
        <w:rPr>
          <w:szCs w:val="22"/>
        </w:rPr>
        <w:t>.</w:t>
      </w:r>
    </w:p>
    <w:p w14:paraId="3B59CE26" w14:textId="3183C749" w:rsidR="004238F2" w:rsidRPr="002F32AC" w:rsidRDefault="004D597E" w:rsidP="00380F0D">
      <w:pPr>
        <w:pStyle w:val="Heading2"/>
        <w:ind w:left="0" w:firstLine="720"/>
        <w:rPr>
          <w:szCs w:val="22"/>
        </w:rPr>
      </w:pPr>
      <w:r w:rsidRPr="007E429D">
        <w:rPr>
          <w:szCs w:val="22"/>
          <w:u w:val="none"/>
        </w:rPr>
        <w:t>Customer’s Right to Terminate</w:t>
      </w:r>
      <w:r>
        <w:rPr>
          <w:szCs w:val="22"/>
        </w:rPr>
        <w:t>. Customer may terminate the performance of its obligations under this GTA</w:t>
      </w:r>
      <w:r w:rsidR="007E429D">
        <w:rPr>
          <w:szCs w:val="22"/>
        </w:rPr>
        <w:t xml:space="preserve"> and the Service Agreement, in its sole discretion, upon written notice to MRO, at any time upon the occurrence of (i) </w:t>
      </w:r>
      <w:r w:rsidR="007E429D" w:rsidRPr="007E429D">
        <w:rPr>
          <w:szCs w:val="22"/>
        </w:rPr>
        <w:t>MRO’s inability to provide the Services based on a decision or action of the FAA or other governmental agency</w:t>
      </w:r>
      <w:r w:rsidR="00BF29C3">
        <w:rPr>
          <w:szCs w:val="22"/>
        </w:rPr>
        <w:t>, (ii) MR</w:t>
      </w:r>
      <w:r w:rsidR="0069472A">
        <w:rPr>
          <w:szCs w:val="22"/>
        </w:rPr>
        <w:t>I</w:t>
      </w:r>
      <w:r w:rsidR="00BF29C3">
        <w:rPr>
          <w:szCs w:val="22"/>
        </w:rPr>
        <w:t>’s failure to maintain the insurance required in this GTA,</w:t>
      </w:r>
      <w:r w:rsidR="007E429D" w:rsidRPr="007E429D">
        <w:rPr>
          <w:szCs w:val="22"/>
        </w:rPr>
        <w:t xml:space="preserve"> or (</w:t>
      </w:r>
      <w:r w:rsidR="007E429D">
        <w:rPr>
          <w:szCs w:val="22"/>
        </w:rPr>
        <w:t>i</w:t>
      </w:r>
      <w:r w:rsidR="007E429D" w:rsidRPr="007E429D">
        <w:rPr>
          <w:szCs w:val="22"/>
        </w:rPr>
        <w:t>i)</w:t>
      </w:r>
      <w:r w:rsidR="007E429D">
        <w:rPr>
          <w:szCs w:val="22"/>
        </w:rPr>
        <w:t xml:space="preserve"> bankruptcy, insolvency, liquidation, reorganization or other similar proceedings being commenced by MRO or being commenced against MRO and not dismissed within 30 days.</w:t>
      </w:r>
      <w:r w:rsidR="007E429D" w:rsidRPr="007E429D">
        <w:rPr>
          <w:szCs w:val="22"/>
        </w:rPr>
        <w:t xml:space="preserve"> </w:t>
      </w:r>
    </w:p>
    <w:p w14:paraId="7F465FC4" w14:textId="49E3A172" w:rsidR="004238F2" w:rsidRPr="002F32AC" w:rsidRDefault="004238F2" w:rsidP="004238F2">
      <w:pPr>
        <w:pStyle w:val="Heading2"/>
        <w:ind w:left="0" w:firstLine="720"/>
        <w:rPr>
          <w:szCs w:val="22"/>
        </w:rPr>
      </w:pPr>
      <w:r w:rsidRPr="002F32AC">
        <w:rPr>
          <w:szCs w:val="22"/>
          <w:u w:val="none"/>
        </w:rPr>
        <w:t>Effect of Termination</w:t>
      </w:r>
      <w:r w:rsidRPr="002F32AC">
        <w:rPr>
          <w:szCs w:val="22"/>
        </w:rPr>
        <w:t xml:space="preserve">.  </w:t>
      </w:r>
      <w:r w:rsidR="008C73F5">
        <w:rPr>
          <w:szCs w:val="22"/>
        </w:rPr>
        <w:t>Any t</w:t>
      </w:r>
      <w:r w:rsidR="008C73F5" w:rsidRPr="002F32AC">
        <w:rPr>
          <w:szCs w:val="22"/>
        </w:rPr>
        <w:t xml:space="preserve">ermination shall not diminish </w:t>
      </w:r>
      <w:r w:rsidR="008C73F5">
        <w:rPr>
          <w:szCs w:val="22"/>
        </w:rPr>
        <w:t>the Defaulting Party</w:t>
      </w:r>
      <w:r w:rsidR="008C73F5" w:rsidRPr="002F32AC">
        <w:rPr>
          <w:szCs w:val="22"/>
        </w:rPr>
        <w:t xml:space="preserve">’s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w:t>
      </w:r>
      <w:r w:rsidR="008C73F5">
        <w:rPr>
          <w:szCs w:val="22"/>
        </w:rPr>
        <w:t xml:space="preserve">(a) </w:t>
      </w:r>
      <w:r w:rsidR="008C73F5" w:rsidRPr="002F32AC">
        <w:rPr>
          <w:szCs w:val="22"/>
        </w:rPr>
        <w:t xml:space="preserve">upon termination </w:t>
      </w:r>
      <w:r w:rsidR="008C73F5">
        <w:rPr>
          <w:szCs w:val="22"/>
        </w:rPr>
        <w:t xml:space="preserve">where Customer is the Defaulting Party, </w:t>
      </w:r>
      <w:r w:rsidR="008C73F5" w:rsidRPr="002F32AC">
        <w:rPr>
          <w:szCs w:val="22"/>
        </w:rPr>
        <w:t xml:space="preserve">(i) MRO shall have no further obligation to perform </w:t>
      </w:r>
      <w:r w:rsidR="008C73F5" w:rsidRPr="002F32AC">
        <w:rPr>
          <w:szCs w:val="22"/>
        </w:rPr>
        <w:t>any Services, and (ii) MRO shall have no duty to honor any warranty for Services for which Customer did not timely pay all related charges</w:t>
      </w:r>
      <w:r w:rsidR="008C73F5">
        <w:rPr>
          <w:szCs w:val="22"/>
        </w:rPr>
        <w:t xml:space="preserve"> and (b) </w:t>
      </w:r>
      <w:r w:rsidR="008C73F5" w:rsidRPr="002F32AC">
        <w:rPr>
          <w:szCs w:val="22"/>
        </w:rPr>
        <w:t xml:space="preserve">upon termination </w:t>
      </w:r>
      <w:r w:rsidR="008C73F5">
        <w:rPr>
          <w:szCs w:val="22"/>
        </w:rPr>
        <w:t xml:space="preserve">where MRO is the Defaulting Party, </w:t>
      </w:r>
      <w:r w:rsidR="008C73F5" w:rsidRPr="002F32AC">
        <w:rPr>
          <w:szCs w:val="22"/>
        </w:rPr>
        <w:t xml:space="preserve">(i) </w:t>
      </w:r>
      <w:r w:rsidR="00A27AD6">
        <w:rPr>
          <w:szCs w:val="22"/>
        </w:rPr>
        <w:t>Customer</w:t>
      </w:r>
      <w:r w:rsidR="008C73F5" w:rsidRPr="002F32AC">
        <w:rPr>
          <w:szCs w:val="22"/>
        </w:rPr>
        <w:t xml:space="preserve"> shall have no further obligation to </w:t>
      </w:r>
      <w:r w:rsidR="008C73F5">
        <w:rPr>
          <w:szCs w:val="22"/>
        </w:rPr>
        <w:t>make any further payments of any kind to MRO</w:t>
      </w:r>
      <w:r w:rsidR="008C73F5" w:rsidRPr="002F32AC">
        <w:rPr>
          <w:szCs w:val="22"/>
        </w:rPr>
        <w:t xml:space="preserve">. </w:t>
      </w:r>
      <w:r w:rsidR="008C73F5">
        <w:rPr>
          <w:szCs w:val="22"/>
        </w:rPr>
        <w:t xml:space="preserve"> Upon a termination where Customer is the Defaulting Party, (1) </w:t>
      </w:r>
      <w:r w:rsidR="008C73F5" w:rsidRPr="002F32AC">
        <w:rPr>
          <w:szCs w:val="22"/>
        </w:rPr>
        <w:t>MRO shall be entitled to move the Aircraft off MRO’s premises and the Customer shall be responsible for all expenses incurred in relocating the Aircraft</w:t>
      </w:r>
      <w:r w:rsidR="008C73F5">
        <w:rPr>
          <w:szCs w:val="22"/>
        </w:rPr>
        <w:t>, Parking Fees set forth in §1.11</w:t>
      </w:r>
      <w:r w:rsidR="008C73F5" w:rsidRPr="002F32AC">
        <w:rPr>
          <w:szCs w:val="22"/>
        </w:rPr>
        <w:t xml:space="preserve"> above, and any other expenses relating to </w:t>
      </w:r>
      <w:r w:rsidR="008C73F5">
        <w:rPr>
          <w:szCs w:val="22"/>
        </w:rPr>
        <w:t xml:space="preserve">parking of </w:t>
      </w:r>
      <w:r w:rsidR="008C73F5" w:rsidRPr="002F32AC">
        <w:rPr>
          <w:szCs w:val="22"/>
        </w:rPr>
        <w:t>the Aircraft</w:t>
      </w:r>
      <w:r w:rsidR="008C73F5">
        <w:rPr>
          <w:szCs w:val="22"/>
        </w:rPr>
        <w:t xml:space="preserve">, all in a manner consistent with §5.2, </w:t>
      </w:r>
      <w:r w:rsidR="008C73F5" w:rsidRPr="002F32AC">
        <w:rPr>
          <w:szCs w:val="22"/>
        </w:rPr>
        <w:t xml:space="preserve">, </w:t>
      </w:r>
      <w:r w:rsidR="008C73F5">
        <w:rPr>
          <w:szCs w:val="22"/>
        </w:rPr>
        <w:t xml:space="preserve">(2) </w:t>
      </w:r>
      <w:r w:rsidR="008C73F5" w:rsidRPr="002F32AC">
        <w:rPr>
          <w:szCs w:val="22"/>
        </w:rPr>
        <w:t>MRO shall have no duty to maintain the Aircraft, its systems or components after such advice, unless Customer and MRO agree otherwise in writing and Customer pays MRO for such Services within three (3) days of Customer being invoiced for same</w:t>
      </w:r>
      <w:r w:rsidR="008C73F5">
        <w:rPr>
          <w:szCs w:val="22"/>
        </w:rPr>
        <w:t xml:space="preserve"> and (3)</w:t>
      </w:r>
      <w:r w:rsidR="008C73F5" w:rsidRPr="002F32AC">
        <w:rPr>
          <w:szCs w:val="22"/>
        </w:rPr>
        <w:t xml:space="preserve"> MRO may, in its sole discretion, issue a Re-Delivery </w:t>
      </w:r>
      <w:r w:rsidR="008C73F5">
        <w:rPr>
          <w:szCs w:val="22"/>
        </w:rPr>
        <w:t>Notice</w:t>
      </w:r>
      <w:r w:rsidR="008C73F5" w:rsidRPr="002F32AC">
        <w:rPr>
          <w:szCs w:val="22"/>
        </w:rPr>
        <w:t>, in which case the provisions of Section 5.2 and 3.</w:t>
      </w:r>
      <w:r w:rsidR="008C73F5">
        <w:rPr>
          <w:szCs w:val="22"/>
        </w:rPr>
        <w:t>7</w:t>
      </w:r>
      <w:r w:rsidR="008C73F5" w:rsidRPr="002F32AC">
        <w:rPr>
          <w:szCs w:val="22"/>
        </w:rPr>
        <w:t xml:space="preserve"> shall control, even if the Services are not complete and, as result, the Aircraft is not airworthy or cannot be moved.</w:t>
      </w:r>
      <w:r w:rsidR="008C73F5">
        <w:rPr>
          <w:szCs w:val="22"/>
        </w:rPr>
        <w:t xml:space="preserve">  Upon a termination where MRO is the Defaulting Party, upon Customer’s demand in its sole discretion delivered to MRO, MRO shall as soon as possible redeliver the Aircraft and all related Engines and Components </w:t>
      </w:r>
      <w:r w:rsidR="00BF29C3">
        <w:rPr>
          <w:szCs w:val="22"/>
        </w:rPr>
        <w:t>to the Customer or its designee at t</w:t>
      </w:r>
      <w:r w:rsidR="008C73F5">
        <w:rPr>
          <w:szCs w:val="22"/>
        </w:rPr>
        <w:t xml:space="preserve">he Service Center, </w:t>
      </w:r>
      <w:r w:rsidR="00BF29C3">
        <w:rPr>
          <w:szCs w:val="22"/>
        </w:rPr>
        <w:t xml:space="preserve">in their then condition and </w:t>
      </w:r>
      <w:r w:rsidR="008C73F5">
        <w:rPr>
          <w:szCs w:val="22"/>
        </w:rPr>
        <w:t>at the cost of MRO</w:t>
      </w:r>
      <w:r w:rsidR="00BF29C3">
        <w:rPr>
          <w:szCs w:val="22"/>
        </w:rPr>
        <w:t>, for removal by the Customer, at its sole cost</w:t>
      </w:r>
      <w:r w:rsidR="008C73F5">
        <w:rPr>
          <w:szCs w:val="22"/>
        </w:rPr>
        <w:t>.</w:t>
      </w:r>
    </w:p>
    <w:p w14:paraId="49D4EBD9" w14:textId="7CE80F7E" w:rsidR="004238F2" w:rsidRPr="002F32AC" w:rsidRDefault="004238F2" w:rsidP="004238F2">
      <w:pPr>
        <w:pStyle w:val="Heading2"/>
        <w:ind w:left="0" w:firstLine="720"/>
        <w:rPr>
          <w:szCs w:val="22"/>
        </w:rPr>
      </w:pPr>
      <w:r w:rsidRPr="002F32AC">
        <w:rPr>
          <w:szCs w:val="22"/>
          <w:u w:val="none"/>
        </w:rPr>
        <w:t>Nonexclusive Remedy</w:t>
      </w:r>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r w:rsidR="00273832">
        <w:rPr>
          <w:szCs w:val="22"/>
        </w:rPr>
        <w:t>, but all remedies of Customer shall be subject to the limitations contained in Article 7 of this GTA</w:t>
      </w:r>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643A68A6"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that are of default, breach or notice of cure prior to a default or breach shall be in writing and (i) as to MRO, shall be effective only if sent by both email and recognized overnight courier to MRO Inc., Attn: President,  , , Dover, DE , Email: ; and (ii) if to Customer, shall be effective only if sent by email and recognized overnight courier to the addresses set forth above, to such addresses specified in any applicable Service Agreement, or to such other notice addresses as Customer designates by written notice to MRO.  Avoidance or refusal to accept delivery of a notice sent via a courier, overnight delivery service, or USPS shall constitute delivery.  </w:t>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sidRPr="0019341A">
        <w:rPr>
          <w:szCs w:val="22"/>
          <w:vertAlign w:val="superscript"/>
        </w:rPr>
      </w:r>
      <w:r w:rsidR="00273832" w:rsidRPr="0019341A">
        <w:rPr>
          <w:szCs w:val="22"/>
        </w:rPr>
      </w:r>
      <w:hyperlink r:id="rId12" w:history="1">
        <w:r w:rsidR="00273832" w:rsidRPr="00707EAE">
          <w:rPr>
            <w:rStyle w:val="Hyperlink"/>
            <w:szCs w:val="22"/>
          </w:rPr>
          <w:t>jbloggs@mro.com</w:t>
        </w:r>
      </w:hyperlink>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0E57CE">
        <w:rPr>
          <w:szCs w:val="22"/>
        </w:rPr>
      </w:r>
      <w:r w:rsidR="00273832">
        <w:rPr>
          <w:szCs w:val="22"/>
        </w:rPr>
      </w:r>
      <w:r w:rsidR="00273832" w:rsidRPr="000E57CE">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r w:rsidRPr="0019341A">
        <w:rPr>
          <w:szCs w:val="22"/>
          <w:u w:val="none"/>
        </w:rPr>
        <w:t>Jurisdiction and Governing Law</w:t>
      </w:r>
      <w:r w:rsidRPr="0019341A">
        <w:rPr>
          <w:szCs w:val="22"/>
        </w:rPr>
        <w:t>.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(i)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r w:rsidRPr="00FF7827">
        <w:rPr>
          <w:szCs w:val="22"/>
          <w:u w:val="none"/>
        </w:rPr>
        <w:t>Severability.</w:t>
      </w:r>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w:t>
      </w:r>
      <w:r w:rsidRPr="00FF7827">
        <w:rPr>
          <w:szCs w:val="22"/>
        </w:rPr>
        <w:lastRenderedPageBreak/>
        <w:t xml:space="preserve">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380F0D">
      <w:pPr>
        <w:pStyle w:val="Heading2"/>
        <w:ind w:left="0" w:firstLine="720"/>
        <w:rPr>
          <w:szCs w:val="22"/>
        </w:rPr>
      </w:pPr>
      <w:r w:rsidRPr="002F32AC">
        <w:rPr>
          <w:szCs w:val="22"/>
          <w:u w:val="none"/>
        </w:rPr>
        <w:t>Attorneys</w:t>
      </w:r>
      <w:r w:rsidR="00E7003D">
        <w:rPr>
          <w:szCs w:val="22"/>
          <w:u w:val="none"/>
        </w:rPr>
        <w:t>’</w:t>
      </w:r>
      <w:r w:rsidRPr="002F32AC">
        <w:rPr>
          <w:szCs w:val="22"/>
          <w:u w:val="none"/>
        </w:rPr>
        <w:t xml:space="preserve"> Fees.</w:t>
      </w:r>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r w:rsidRPr="002F32AC">
        <w:rPr>
          <w:szCs w:val="22"/>
          <w:u w:val="none"/>
        </w:rPr>
        <w:t>Assignments.</w:t>
      </w:r>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273832">
      <w:pPr>
        <w:pStyle w:val="Heading2"/>
        <w:ind w:left="0" w:firstLine="720"/>
        <w:rPr>
          <w:szCs w:val="22"/>
        </w:rPr>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r w:rsidR="00A0201D">
        <w:rPr>
          <w:szCs w:val="22"/>
        </w:rPr>
      </w:r>
      <w:r w:rsidRPr="002F32AC">
        <w:rPr>
          <w:szCs w:val="22"/>
        </w:rPr>
      </w:r>
      <w:r w:rsidR="00A0201D">
        <w:rPr>
          <w:szCs w:val="22"/>
        </w:rPr>
      </w:r>
      <w:r w:rsidRPr="002F32AC">
        <w:rPr>
          <w:szCs w:val="22"/>
        </w:rPr>
      </w:r>
    </w:p>
    <w:p w14:paraId="1239F75F" w14:textId="513B50F9" w:rsidR="004238F2" w:rsidRPr="002F32AC" w:rsidRDefault="004238F2" w:rsidP="004238F2">
      <w:pPr>
        <w:pStyle w:val="Heading2"/>
        <w:ind w:left="0" w:firstLine="720"/>
        <w:rPr>
          <w:szCs w:val="22"/>
        </w:rPr>
      </w:pPr>
      <w:r w:rsidRPr="002F32AC">
        <w:rPr>
          <w:szCs w:val="22"/>
          <w:u w:val="none"/>
        </w:rPr>
        <w:t>Entire Agreement.</w:t>
      </w:r>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r w:rsidR="00273832">
        <w:rPr>
          <w:szCs w:val="22"/>
        </w:rPr>
        <w:t xml:space="preserve">  Except as set forth in Section 12 above, email shall be effective as a writing for purposes of this Section 13.6.</w:t>
      </w:r>
      <w:r w:rsidR="00441D28">
        <w:rPr>
          <w:szCs w:val="22"/>
        </w:rPr>
        <w:t xml:space="preserve"> </w:t>
      </w:r>
      <w:r w:rsidR="00273832">
        <w:rPr>
          <w:szCs w:val="22"/>
        </w:rPr>
        <w:t xml:space="preserve">Text messages and SMS shall not be effective as writing for purposes.  </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r w:rsidRPr="002F32AC">
        <w:rPr>
          <w:szCs w:val="22"/>
          <w:u w:val="none"/>
        </w:rPr>
        <w:t>Additional Documentation.</w:t>
      </w:r>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r w:rsidRPr="002F32AC">
        <w:rPr>
          <w:szCs w:val="22"/>
          <w:u w:val="none"/>
        </w:rPr>
        <w:t>Headings and References.</w:t>
      </w:r>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r w:rsidRPr="002F32AC">
        <w:rPr>
          <w:szCs w:val="22"/>
          <w:u w:val="none"/>
        </w:rPr>
        <w:t>Counterparts &amp; Facsimile or Email Execution.</w:t>
      </w:r>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szCs w:val="22"/>
        </w:rPr>
      </w:pPr>
      <w:r w:rsidRPr="002F32AC">
        <w:rPr>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Cs w:val="22"/>
        </w:rPr>
      </w:r>
      <w:r w:rsidR="008B3F40">
        <w:rPr>
          <w:szCs w:val="22"/>
        </w:rPr>
      </w:r>
      <w:r w:rsidR="008B3F40" w:rsidRPr="002F32AC">
        <w:rPr>
          <w:szCs w:val="22"/>
        </w:rPr>
      </w:r>
      <w:r w:rsidR="008B3F40">
        <w:rPr>
          <w:szCs w:val="22"/>
        </w:rPr>
      </w:r>
      <w:r w:rsidR="008B3F40" w:rsidRPr="002F32AC">
        <w:rPr>
          <w:szCs w:val="22"/>
        </w:rPr>
      </w:r>
      <w:r w:rsidR="0019341A">
        <w:rPr>
          <w:szCs w:val="22"/>
        </w:rPr>
      </w:r>
      <w:r w:rsidR="008B3F40" w:rsidRPr="002F32AC">
        <w:rPr>
          <w:szCs w:val="22"/>
        </w:rPr>
      </w:r>
      <w:r w:rsidR="008B3F40">
        <w:rPr>
          <w:szCs w:val="22"/>
        </w:rPr>
      </w:r>
      <w:r w:rsidR="008B3F40" w:rsidRPr="002F32AC">
        <w:rPr>
          <w:szCs w:val="22"/>
        </w:rPr>
      </w:r>
      <w:r w:rsidRPr="002F32AC">
        <w:rPr>
          <w:szCs w:val="22"/>
        </w:rPr>
      </w:r>
      <w:r w:rsidRPr="002F32AC">
        <w:rPr>
          <w:szCs w:val="22"/>
        </w:rPr>
      </w:r>
      <w:r w:rsidR="00B646E5" w:rsidRPr="002F32AC">
        <w:rPr>
          <w:szCs w:val="22"/>
        </w:rPr>
      </w:r>
      <w:r w:rsidRPr="002F32AC">
        <w:rPr>
          <w:szCs w:val="22"/>
        </w:rPr>
      </w:r>
    </w:p>
    <w:p w14:paraId="4144580E" w14:textId="60804C9B" w:rsidR="004238F2" w:rsidRPr="002F32AC" w:rsidRDefault="004238F2" w:rsidP="00380F0D">
      <w:pPr>
        <w:pStyle w:val="Heading2"/>
        <w:ind w:left="0" w:firstLine="720"/>
        <w:rPr>
          <w:szCs w:val="22"/>
        </w:rPr>
      </w:pPr>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of each party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r w:rsidR="00A0201D">
        <w:rPr>
          <w:szCs w:val="22"/>
        </w:rPr>
      </w:r>
      <w:r w:rsidRPr="002F32AC">
        <w:rPr>
          <w:szCs w:val="22"/>
        </w:rPr>
      </w:r>
      <w:r w:rsidR="00905685">
        <w:rPr>
          <w:szCs w:val="22"/>
        </w:rPr>
      </w:r>
      <w:r w:rsidRPr="002F32AC">
        <w:rPr>
          <w:szCs w:val="22"/>
        </w:rPr>
      </w:r>
      <w:r w:rsidR="00A0201D">
        <w:rPr>
          <w:szCs w:val="22"/>
        </w:rPr>
      </w:r>
      <w:r w:rsidRPr="002F32AC">
        <w:rPr>
          <w:szCs w:val="22"/>
        </w:rPr>
      </w:r>
      <w:r w:rsidR="00A0201D">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
    <w:p w14:paraId="5FD53530" w14:textId="7B348C89" w:rsidR="00273832" w:rsidRDefault="00100BB5" w:rsidP="007520E5">
      <w:pPr>
        <w:pStyle w:val="Heading2"/>
        <w:ind w:left="0" w:firstLine="720"/>
      </w:pPr>
      <w:r>
        <w:rPr>
          <w:u w:val="none"/>
        </w:rPr>
        <w:t xml:space="preserve">Due </w:t>
      </w:r>
      <w:r w:rsidR="004238F2" w:rsidRPr="002F32AC">
        <w:rPr>
          <w:u w:val="none"/>
        </w:rPr>
        <w:t>Authori</w:t>
      </w:r>
      <w:r>
        <w:rPr>
          <w:u w:val="none"/>
        </w:rPr>
        <w:t>zation</w:t>
      </w:r>
      <w:r w:rsidR="004238F2" w:rsidRPr="002F32AC">
        <w:t xml:space="preserve">.  </w:t>
      </w:r>
      <w:r w:rsidR="00BF29C3">
        <w:t xml:space="preserve">Customer </w:t>
      </w:r>
      <w:r w:rsidR="00AA5415" w:rsidRPr="00AA5415">
        <w:t xml:space="preserve">represents to </w:t>
      </w:r>
      <w:r w:rsidR="00AA5415">
        <w:t>MRO</w:t>
      </w:r>
      <w:r w:rsidR="00AA5415" w:rsidRPr="00AA5415">
        <w:t xml:space="preserve"> that </w:t>
      </w:r>
      <w:r w:rsidR="00BF29C3">
        <w:t xml:space="preserve">it </w:t>
      </w:r>
      <w:r w:rsidR="00AA5415" w:rsidRPr="00AA5415">
        <w:t>has the legal authority to enter into this Agreement on behalf of the Aircraft.</w:t>
      </w:r>
    </w:p>
    <w:p w14:paraId="3128CAD4" w14:textId="41B735CC" w:rsidR="00665331" w:rsidRDefault="00B935F6" w:rsidP="007520E5">
      <w:pPr>
        <w:pStyle w:val="Heading2"/>
        <w:ind w:left="0" w:firstLine="720"/>
      </w:pPr>
      <w:r w:rsidRPr="002F32AC">
        <w:rPr>
          <w:szCs w:val="22"/>
          <w:u w:val="none"/>
        </w:rPr>
        <w:t>Time of the Essence</w:t>
      </w:r>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r w:rsidR="009D6110">
        <w:rPr>
          <w:szCs w:val="22"/>
        </w:rPr>
        <w:t>D</w:t>
      </w:r>
      <w:r w:rsidR="007520E5">
        <w:rPr>
          <w:szCs w:val="22"/>
        </w:rPr>
        <w:t xml:space="preserve">elivery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2BE6EDDE" w14:textId="77777777" w:rsidR="00A21FEF" w:rsidRPr="00A21FEF" w:rsidRDefault="00A21FEF" w:rsidP="00A21FEF">
      <w:pPr>
        <w:widowControl/>
        <w:spacing w:after="0"/>
        <w:jc w:val="center"/>
        <w:rPr>
          <w:b/>
          <w:szCs w:val="22"/>
        </w:rPr>
      </w:pPr>
      <w:r w:rsidRPr="00A21FEF">
        <w:rPr>
          <w:b/>
          <w:sz w:val="36"/>
          <w:szCs w:val="22"/>
        </w:rPr>
        <w:lastRenderedPageBreak/>
        <w:t>Exhibit A</w:t>
      </w:r>
    </w:p>
    <w:p w14:paraId="1777018C" w14:textId="77777777" w:rsidR="00A21FEF" w:rsidRPr="00A21FEF" w:rsidRDefault="00A21FEF" w:rsidP="00A21FEF">
      <w:pPr>
        <w:widowControl/>
        <w:spacing w:after="0"/>
        <w:jc w:val="center"/>
        <w:rPr>
          <w:b/>
          <w:szCs w:val="22"/>
        </w:rPr>
      </w:pPr>
      <w:r w:rsidRPr="00A21FEF">
        <w:rPr>
          <w:b/>
          <w:sz w:val="36"/>
          <w:szCs w:val="22"/>
        </w:rPr>
        <w:lastRenderedPageBreak/>
        <w:t>Exhibit B</w:t>
      </w:r>
    </w:p>
    <w:sectPr w:rsidR="008839C9" w:rsidSect="00A21FEF">
      <w:headerReference w:type="default" r:id="rId14"/>
      <w:endnotePr>
        <w:numFmt w:val="decimal"/>
      </w:endnotePr>
      <w:pgSz w:w="12240" w:h="15840"/>
      <w:pgMar w:top="1160" w:right="1440" w:bottom="1440" w:left="1440" w:header="1440" w:footer="482"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12DD40" w14:textId="77777777" w:rsidR="00A85E27" w:rsidRDefault="00A85E27">
      <w:r>
        <w:separator/>
      </w:r>
    </w:p>
  </w:endnote>
  <w:endnote w:type="continuationSeparator" w:id="0">
    <w:p w14:paraId="0B3E6C57" w14:textId="77777777" w:rsidR="00A85E27" w:rsidRDefault="00A85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A7666B" w:rsidRDefault="00A7666B" w:rsidP="009741B7">
    <w:pPr>
      <w:pStyle w:val="Footer"/>
      <w:jc w:val="center"/>
      <w:rPr>
        <w:noProof/>
      </w:rPr>
    </w:pPr>
    <w:r>
      <w:fldChar w:fldCharType="begin"/>
    </w:r>
    <w:r>
      <w:instrText xml:space="preserve"> PAGE   \* MERGEFORMAT </w:instrText>
    </w:r>
    <w:r>
      <w:fldChar w:fldCharType="separate"/>
    </w:r>
    <w:r w:rsidR="005837CA">
      <w:rPr>
        <w:noProof/>
      </w:rPr>
      <w:t>16</w:t>
    </w:r>
    <w:r>
      <w:rPr>
        <w:noProof/>
      </w:rPr>
      <w:fldChar w:fldCharType="end"/>
    </w:r>
  </w:p>
  <w:p w14:paraId="291EA73C" w14:textId="77777777" w:rsidR="00A7666B" w:rsidRPr="001F53F8" w:rsidRDefault="00A7666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A7666B" w:rsidRPr="001F53F8" w:rsidRDefault="00A7666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A7666B" w:rsidRPr="002F39ED" w:rsidRDefault="00A7666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A7666B" w:rsidRDefault="00A766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E9111" w14:textId="77777777" w:rsidR="00A21FEF" w:rsidRDefault="00A21FEF" w:rsidP="009741B7">
    <w:pPr>
      <w:pStyle w:val="Footer"/>
      <w:jc w:val="center"/>
      <w:rPr>
        <w:noProof/>
      </w:rPr>
    </w:pPr>
    <w:r>
      <w:fldChar w:fldCharType="begin"/>
    </w:r>
    <w:r>
      <w:instrText xml:space="preserve"> PAGE   \* MERGEFORMAT </w:instrText>
    </w:r>
    <w:r>
      <w:fldChar w:fldCharType="separate"/>
    </w:r>
    <w:r w:rsidR="005837CA">
      <w:rPr>
        <w:noProof/>
      </w:rPr>
      <w:t>18</w:t>
    </w:r>
    <w:r>
      <w:rPr>
        <w:noProof/>
      </w:rPr>
      <w:fldChar w:fldCharType="end"/>
    </w:r>
  </w:p>
  <w:p w14:paraId="5F40182F" w14:textId="77777777" w:rsidR="00A21FEF" w:rsidRPr="001F53F8" w:rsidRDefault="00A21FEF"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F0F3D6" w14:textId="77777777" w:rsidR="00A85E27" w:rsidRDefault="00A85E27">
      <w:r>
        <w:separator/>
      </w:r>
    </w:p>
  </w:footnote>
  <w:footnote w:type="continuationSeparator" w:id="0">
    <w:p w14:paraId="07DB3C17" w14:textId="77777777" w:rsidR="00A85E27" w:rsidRDefault="00A85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A7666B" w:rsidRDefault="00A7666B"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A7666B" w:rsidRPr="00A21FEF" w:rsidRDefault="00A7666B" w:rsidP="00A21FEF">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rian Goodkind">
    <w15:presenceInfo w15:providerId="None" w15:userId="Brian Goodki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Full" w:cryptAlgorithmClass="hash" w:cryptAlgorithmType="typeAny" w:cryptAlgorithmSid="4" w:cryptSpinCount="100000" w:hash="v7dBDT8LIKV/kKNJ0mYfq7GnCaQ=" w:salt="N0yY3memtZxaMcbk4XiO8g=="/>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2966"/>
    <w:rsid w:val="000D3D2C"/>
    <w:rsid w:val="000D4A05"/>
    <w:rsid w:val="000E3B47"/>
    <w:rsid w:val="000E44CA"/>
    <w:rsid w:val="000F057C"/>
    <w:rsid w:val="000F4B1F"/>
    <w:rsid w:val="00100BB5"/>
    <w:rsid w:val="00100DBA"/>
    <w:rsid w:val="0010291A"/>
    <w:rsid w:val="00107B4F"/>
    <w:rsid w:val="001156B6"/>
    <w:rsid w:val="00140521"/>
    <w:rsid w:val="001502CA"/>
    <w:rsid w:val="00182644"/>
    <w:rsid w:val="0019341A"/>
    <w:rsid w:val="00195CAA"/>
    <w:rsid w:val="001A5C01"/>
    <w:rsid w:val="001B40F0"/>
    <w:rsid w:val="001C234B"/>
    <w:rsid w:val="001C57BB"/>
    <w:rsid w:val="001D1B4A"/>
    <w:rsid w:val="001D2A0E"/>
    <w:rsid w:val="001D45B7"/>
    <w:rsid w:val="001D4A5D"/>
    <w:rsid w:val="001E1EE9"/>
    <w:rsid w:val="001E4334"/>
    <w:rsid w:val="001E50D9"/>
    <w:rsid w:val="001F5083"/>
    <w:rsid w:val="001F52E2"/>
    <w:rsid w:val="001F7776"/>
    <w:rsid w:val="0020073D"/>
    <w:rsid w:val="00211DFE"/>
    <w:rsid w:val="0022015F"/>
    <w:rsid w:val="0022124F"/>
    <w:rsid w:val="00224CFB"/>
    <w:rsid w:val="0022701E"/>
    <w:rsid w:val="00236DDE"/>
    <w:rsid w:val="0024265A"/>
    <w:rsid w:val="00247BFE"/>
    <w:rsid w:val="00273832"/>
    <w:rsid w:val="00275DF4"/>
    <w:rsid w:val="00282544"/>
    <w:rsid w:val="002924D4"/>
    <w:rsid w:val="002A607B"/>
    <w:rsid w:val="002B440E"/>
    <w:rsid w:val="002C3C5C"/>
    <w:rsid w:val="002D1387"/>
    <w:rsid w:val="002D4D83"/>
    <w:rsid w:val="002E5118"/>
    <w:rsid w:val="002F32AC"/>
    <w:rsid w:val="002F39ED"/>
    <w:rsid w:val="00300A44"/>
    <w:rsid w:val="003025A3"/>
    <w:rsid w:val="0032044A"/>
    <w:rsid w:val="00326EA4"/>
    <w:rsid w:val="00327316"/>
    <w:rsid w:val="003341FE"/>
    <w:rsid w:val="00334C0B"/>
    <w:rsid w:val="00344448"/>
    <w:rsid w:val="003469C8"/>
    <w:rsid w:val="0035719E"/>
    <w:rsid w:val="0036608E"/>
    <w:rsid w:val="00366A74"/>
    <w:rsid w:val="00377B4A"/>
    <w:rsid w:val="00380F0D"/>
    <w:rsid w:val="00387239"/>
    <w:rsid w:val="0039755E"/>
    <w:rsid w:val="003A2A67"/>
    <w:rsid w:val="003A6364"/>
    <w:rsid w:val="003A7F67"/>
    <w:rsid w:val="003B16BF"/>
    <w:rsid w:val="003B2F9F"/>
    <w:rsid w:val="003C1306"/>
    <w:rsid w:val="003D1164"/>
    <w:rsid w:val="003F1457"/>
    <w:rsid w:val="003F2F94"/>
    <w:rsid w:val="003F45BC"/>
    <w:rsid w:val="00411B33"/>
    <w:rsid w:val="00412C34"/>
    <w:rsid w:val="004238F2"/>
    <w:rsid w:val="004317DE"/>
    <w:rsid w:val="00435539"/>
    <w:rsid w:val="00440A27"/>
    <w:rsid w:val="00441D28"/>
    <w:rsid w:val="0044240F"/>
    <w:rsid w:val="00453E18"/>
    <w:rsid w:val="00466543"/>
    <w:rsid w:val="0048052D"/>
    <w:rsid w:val="00480B29"/>
    <w:rsid w:val="004A3C3E"/>
    <w:rsid w:val="004B0859"/>
    <w:rsid w:val="004B1AB2"/>
    <w:rsid w:val="004D10C1"/>
    <w:rsid w:val="004D597E"/>
    <w:rsid w:val="004E1EF2"/>
    <w:rsid w:val="004E6221"/>
    <w:rsid w:val="005110D5"/>
    <w:rsid w:val="00511AE0"/>
    <w:rsid w:val="00540B45"/>
    <w:rsid w:val="00551397"/>
    <w:rsid w:val="00552AA8"/>
    <w:rsid w:val="00560D66"/>
    <w:rsid w:val="005766AE"/>
    <w:rsid w:val="00576E95"/>
    <w:rsid w:val="00577305"/>
    <w:rsid w:val="005837CA"/>
    <w:rsid w:val="005875D8"/>
    <w:rsid w:val="00591403"/>
    <w:rsid w:val="00593E79"/>
    <w:rsid w:val="005A33CF"/>
    <w:rsid w:val="005B6F6E"/>
    <w:rsid w:val="005C5F4A"/>
    <w:rsid w:val="005C6443"/>
    <w:rsid w:val="005C715E"/>
    <w:rsid w:val="005D38FB"/>
    <w:rsid w:val="005E1D7F"/>
    <w:rsid w:val="005E2640"/>
    <w:rsid w:val="005E2D67"/>
    <w:rsid w:val="005F19E3"/>
    <w:rsid w:val="006054A9"/>
    <w:rsid w:val="006130A8"/>
    <w:rsid w:val="00613E24"/>
    <w:rsid w:val="0063212B"/>
    <w:rsid w:val="00632FE8"/>
    <w:rsid w:val="00636F97"/>
    <w:rsid w:val="00645EFB"/>
    <w:rsid w:val="0065066F"/>
    <w:rsid w:val="006556BA"/>
    <w:rsid w:val="00665331"/>
    <w:rsid w:val="00665709"/>
    <w:rsid w:val="006670B2"/>
    <w:rsid w:val="00673F34"/>
    <w:rsid w:val="00683AB4"/>
    <w:rsid w:val="00684DAA"/>
    <w:rsid w:val="0069472A"/>
    <w:rsid w:val="006B3755"/>
    <w:rsid w:val="006B6453"/>
    <w:rsid w:val="006C6865"/>
    <w:rsid w:val="006D7F69"/>
    <w:rsid w:val="006E13D1"/>
    <w:rsid w:val="006F496B"/>
    <w:rsid w:val="006F4A3A"/>
    <w:rsid w:val="00712DBD"/>
    <w:rsid w:val="0071695E"/>
    <w:rsid w:val="0072137B"/>
    <w:rsid w:val="00721FEC"/>
    <w:rsid w:val="007260A6"/>
    <w:rsid w:val="00731DAB"/>
    <w:rsid w:val="00747BC4"/>
    <w:rsid w:val="007520E5"/>
    <w:rsid w:val="00756174"/>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429D"/>
    <w:rsid w:val="007E605B"/>
    <w:rsid w:val="007F0078"/>
    <w:rsid w:val="007F41EA"/>
    <w:rsid w:val="00803A27"/>
    <w:rsid w:val="00806FE4"/>
    <w:rsid w:val="00811C12"/>
    <w:rsid w:val="00814634"/>
    <w:rsid w:val="0081798A"/>
    <w:rsid w:val="00832679"/>
    <w:rsid w:val="00835F1C"/>
    <w:rsid w:val="008533E6"/>
    <w:rsid w:val="00854E1F"/>
    <w:rsid w:val="0086119B"/>
    <w:rsid w:val="00861F52"/>
    <w:rsid w:val="00863A55"/>
    <w:rsid w:val="00864089"/>
    <w:rsid w:val="00867900"/>
    <w:rsid w:val="0087184D"/>
    <w:rsid w:val="00874721"/>
    <w:rsid w:val="008747D1"/>
    <w:rsid w:val="008765B0"/>
    <w:rsid w:val="00877484"/>
    <w:rsid w:val="0088098B"/>
    <w:rsid w:val="0088212D"/>
    <w:rsid w:val="008839C9"/>
    <w:rsid w:val="00884FD0"/>
    <w:rsid w:val="00885B52"/>
    <w:rsid w:val="00891D4F"/>
    <w:rsid w:val="008A4AD3"/>
    <w:rsid w:val="008B3F40"/>
    <w:rsid w:val="008C73F5"/>
    <w:rsid w:val="008E3F37"/>
    <w:rsid w:val="009031BC"/>
    <w:rsid w:val="009036AE"/>
    <w:rsid w:val="00905685"/>
    <w:rsid w:val="00905BA2"/>
    <w:rsid w:val="00907597"/>
    <w:rsid w:val="0091305C"/>
    <w:rsid w:val="00916B86"/>
    <w:rsid w:val="009214AA"/>
    <w:rsid w:val="009252EA"/>
    <w:rsid w:val="00926EC4"/>
    <w:rsid w:val="00940732"/>
    <w:rsid w:val="009524CF"/>
    <w:rsid w:val="00953C7A"/>
    <w:rsid w:val="00971D65"/>
    <w:rsid w:val="009741B7"/>
    <w:rsid w:val="009833D4"/>
    <w:rsid w:val="00995D25"/>
    <w:rsid w:val="009A0069"/>
    <w:rsid w:val="009A7195"/>
    <w:rsid w:val="009B2F1C"/>
    <w:rsid w:val="009C5695"/>
    <w:rsid w:val="009D1338"/>
    <w:rsid w:val="009D35EF"/>
    <w:rsid w:val="009D3B1C"/>
    <w:rsid w:val="009D6110"/>
    <w:rsid w:val="009D6451"/>
    <w:rsid w:val="00A01B65"/>
    <w:rsid w:val="00A0201D"/>
    <w:rsid w:val="00A119F6"/>
    <w:rsid w:val="00A13C7E"/>
    <w:rsid w:val="00A15206"/>
    <w:rsid w:val="00A20EAC"/>
    <w:rsid w:val="00A21FEF"/>
    <w:rsid w:val="00A24C7E"/>
    <w:rsid w:val="00A27AD6"/>
    <w:rsid w:val="00A40A75"/>
    <w:rsid w:val="00A40DCB"/>
    <w:rsid w:val="00A647AC"/>
    <w:rsid w:val="00A6664A"/>
    <w:rsid w:val="00A7666B"/>
    <w:rsid w:val="00A85E27"/>
    <w:rsid w:val="00A955A0"/>
    <w:rsid w:val="00A973C4"/>
    <w:rsid w:val="00A973F5"/>
    <w:rsid w:val="00AA4812"/>
    <w:rsid w:val="00AA5415"/>
    <w:rsid w:val="00AB288E"/>
    <w:rsid w:val="00AC14F6"/>
    <w:rsid w:val="00AC1E18"/>
    <w:rsid w:val="00AD14DF"/>
    <w:rsid w:val="00AD3550"/>
    <w:rsid w:val="00AD3782"/>
    <w:rsid w:val="00AF1C28"/>
    <w:rsid w:val="00AF3EA0"/>
    <w:rsid w:val="00AF6745"/>
    <w:rsid w:val="00B13B9B"/>
    <w:rsid w:val="00B201A2"/>
    <w:rsid w:val="00B238AA"/>
    <w:rsid w:val="00B435FF"/>
    <w:rsid w:val="00B462A0"/>
    <w:rsid w:val="00B46F37"/>
    <w:rsid w:val="00B47581"/>
    <w:rsid w:val="00B56006"/>
    <w:rsid w:val="00B5613D"/>
    <w:rsid w:val="00B635EE"/>
    <w:rsid w:val="00B646E5"/>
    <w:rsid w:val="00B673FF"/>
    <w:rsid w:val="00B72777"/>
    <w:rsid w:val="00B745E8"/>
    <w:rsid w:val="00B935F6"/>
    <w:rsid w:val="00B9366F"/>
    <w:rsid w:val="00BA16A1"/>
    <w:rsid w:val="00BA35A9"/>
    <w:rsid w:val="00BB3284"/>
    <w:rsid w:val="00BC332C"/>
    <w:rsid w:val="00BE038A"/>
    <w:rsid w:val="00BF29C3"/>
    <w:rsid w:val="00C14A50"/>
    <w:rsid w:val="00C14B5B"/>
    <w:rsid w:val="00C15CDE"/>
    <w:rsid w:val="00C30512"/>
    <w:rsid w:val="00C30DB4"/>
    <w:rsid w:val="00C40C8D"/>
    <w:rsid w:val="00C4293D"/>
    <w:rsid w:val="00C525FF"/>
    <w:rsid w:val="00C5402B"/>
    <w:rsid w:val="00C56D3E"/>
    <w:rsid w:val="00C647C2"/>
    <w:rsid w:val="00C64C71"/>
    <w:rsid w:val="00C85CB8"/>
    <w:rsid w:val="00C8635D"/>
    <w:rsid w:val="00C871E7"/>
    <w:rsid w:val="00C9058C"/>
    <w:rsid w:val="00C91497"/>
    <w:rsid w:val="00CA6FAE"/>
    <w:rsid w:val="00CB3E34"/>
    <w:rsid w:val="00CD4F69"/>
    <w:rsid w:val="00D13C2C"/>
    <w:rsid w:val="00D2193D"/>
    <w:rsid w:val="00D223E7"/>
    <w:rsid w:val="00D2461B"/>
    <w:rsid w:val="00D27673"/>
    <w:rsid w:val="00D34C23"/>
    <w:rsid w:val="00D370A2"/>
    <w:rsid w:val="00D52F4D"/>
    <w:rsid w:val="00D65936"/>
    <w:rsid w:val="00D7124E"/>
    <w:rsid w:val="00D84112"/>
    <w:rsid w:val="00DA1CD0"/>
    <w:rsid w:val="00DB2A55"/>
    <w:rsid w:val="00DB765E"/>
    <w:rsid w:val="00DC0A14"/>
    <w:rsid w:val="00DC646C"/>
    <w:rsid w:val="00DC78DD"/>
    <w:rsid w:val="00DC7F5E"/>
    <w:rsid w:val="00DD193F"/>
    <w:rsid w:val="00DD1A8E"/>
    <w:rsid w:val="00DD409C"/>
    <w:rsid w:val="00DD69DC"/>
    <w:rsid w:val="00DE4850"/>
    <w:rsid w:val="00DF28F9"/>
    <w:rsid w:val="00E1341E"/>
    <w:rsid w:val="00E156A6"/>
    <w:rsid w:val="00E17125"/>
    <w:rsid w:val="00E26A8B"/>
    <w:rsid w:val="00E3097D"/>
    <w:rsid w:val="00E3129F"/>
    <w:rsid w:val="00E441CF"/>
    <w:rsid w:val="00E4600E"/>
    <w:rsid w:val="00E51719"/>
    <w:rsid w:val="00E523D7"/>
    <w:rsid w:val="00E62B00"/>
    <w:rsid w:val="00E66828"/>
    <w:rsid w:val="00E6709A"/>
    <w:rsid w:val="00E7003D"/>
    <w:rsid w:val="00E7080C"/>
    <w:rsid w:val="00E75250"/>
    <w:rsid w:val="00E77C8A"/>
    <w:rsid w:val="00E876B0"/>
    <w:rsid w:val="00E9395B"/>
    <w:rsid w:val="00EA7912"/>
    <w:rsid w:val="00EB7F23"/>
    <w:rsid w:val="00EC5826"/>
    <w:rsid w:val="00ED1942"/>
    <w:rsid w:val="00EE428F"/>
    <w:rsid w:val="00EF0D87"/>
    <w:rsid w:val="00EF30E3"/>
    <w:rsid w:val="00F0127A"/>
    <w:rsid w:val="00F03AEC"/>
    <w:rsid w:val="00F14064"/>
    <w:rsid w:val="00F16D66"/>
    <w:rsid w:val="00F36591"/>
    <w:rsid w:val="00F3770E"/>
    <w:rsid w:val="00F47C39"/>
    <w:rsid w:val="00F572A7"/>
    <w:rsid w:val="00F738E2"/>
    <w:rsid w:val="00F75B79"/>
    <w:rsid w:val="00F827BD"/>
    <w:rsid w:val="00F86466"/>
    <w:rsid w:val="00F874A1"/>
    <w:rsid w:val="00F877EF"/>
    <w:rsid w:val="00F90BE0"/>
    <w:rsid w:val="00F94E4B"/>
    <w:rsid w:val="00FA729E"/>
    <w:rsid w:val="00FA7EE6"/>
    <w:rsid w:val="00FB29D2"/>
    <w:rsid w:val="00FB5600"/>
    <w:rsid w:val="00FB5E00"/>
    <w:rsid w:val="00FC713F"/>
    <w:rsid w:val="00FD5A89"/>
    <w:rsid w:val="00FE0D48"/>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dsandri@commercialjet.com"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D5CEB-311C-4653-BE9B-48D504A1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3</TotalTime>
  <Pages>18</Pages>
  <Words>9206</Words>
  <Characters>52479</Characters>
  <Application>Microsoft Office Word</Application>
  <DocSecurity>0</DocSecurity>
  <PresentationFormat/>
  <Lines>437</Lines>
  <Paragraphs>123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61562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5</cp:revision>
  <cp:lastPrinted>2020-07-10T15:00:00Z</cp:lastPrinted>
  <dcterms:created xsi:type="dcterms:W3CDTF">2020-07-15T21:06:00Z</dcterms:created>
  <dcterms:modified xsi:type="dcterms:W3CDTF">2020-07-15T21:31:00Z</dcterms:modified>
  <dc:language/>
  <cp:version/>
</cp:coreProperties>
</file>