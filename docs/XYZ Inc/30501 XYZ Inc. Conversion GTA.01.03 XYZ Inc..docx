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AAD0AE" w14:textId="4A4FB323" w:rsidR="00560D66" w:rsidRPr="00560D66" w:rsidRDefault="00560D66">
      <w:pPr>
        <w:widowControl/>
        <w:tabs>
          <w:tab w:val="left" w:pos="-1440"/>
        </w:tabs>
        <w:spacing w:line="360" w:lineRule="auto"/>
        <w:jc w:val="right"/>
        <w:rPr>
          <w:ins w:id="4" w:author="Timothy Perez" w:date="2020-06-05T00:33:00Z"/>
          <w:bCs/>
          <w:szCs w:val="22"/>
          <w:rPrChange w:id="5" w:author="Timothy Perez" w:date="2020-06-05T00:33:00Z">
            <w:rPr>
              <w:ins w:id="6" w:author="Timothy Perez" w:date="2020-06-05T00:33:00Z"/>
              <w:b/>
              <w:szCs w:val="22"/>
            </w:rPr>
          </w:rPrChange>
        </w:rPr>
        <w:pPrChange w:id="7" w:author="Timothy Perez" w:date="2020-06-05T00:33:00Z">
          <w:pPr>
            <w:widowControl/>
            <w:tabs>
              <w:tab w:val="left" w:pos="-1440"/>
            </w:tabs>
            <w:spacing w:line="360" w:lineRule="auto"/>
            <w:jc w:val="center"/>
          </w:pPr>
        </w:pPrChange>
      </w:pPr>
      <w:bookmarkStart w:id="8" w:name="_GoBack"/>
      <w:bookmarkEnd w:id="8"/>
      <w:ins w:id="9" w:author="Timothy Perez" w:date="2020-06-05T00:33:00Z">
        <w:r w:rsidRPr="00560D66">
          <w:rPr>
            <w:bCs/>
            <w:szCs w:val="22"/>
            <w:rPrChange w:id="10" w:author="Timothy Perez" w:date="2020-06-05T00:33:00Z">
              <w:rPr>
                <w:b/>
                <w:szCs w:val="22"/>
              </w:rPr>
            </w:rPrChange>
          </w:rPr>
          <w:t/>
        </w:r>
      </w:ins>
    </w:p>
    <w:p w14:paraId="40C056FB" w14:textId="7DEEA7DD" w:rsidR="004238F2" w:rsidRDefault="004238F2" w:rsidP="004238F2">
      <w:pPr>
        <w:widowControl/>
        <w:tabs>
          <w:tab w:val="left" w:pos="-1440"/>
        </w:tabs>
        <w:spacing w:line="360" w:lineRule="auto"/>
        <w:jc w:val="center"/>
        <w:rPr>
          <w:b/>
          <w:szCs w:val="22"/>
        </w:rPr>
      </w:pPr>
      <w:r w:rsidRPr="00012BFB">
        <w:rPr>
          <w:b/>
          <w:szCs w:val="22"/>
        </w:rPr>
        <w:t>GENERAL TERMS AGREEMENT</w:t>
      </w:r>
    </w:p>
    <w:tbl>
      <w:tblPr>
        <w:tblW w:w="4380" w:type="dxa"/>
        <w:tblInd w:w="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396"/>
      </w:tblGrid>
      <w:tr w:rsidR="004238F2" w:rsidRPr="00AB38D0" w14:paraId="095B3878" w14:textId="77777777" w:rsidTr="00EE428F">
        <w:tc>
          <w:tcPr>
            <w:tcW w:w="1320" w:type="dxa"/>
            <w:tcBorders>
              <w:top w:val="nil"/>
              <w:left w:val="nil"/>
              <w:bottom w:val="nil"/>
            </w:tcBorders>
            <w:vAlign w:val="center"/>
          </w:tcPr>
          <w:p w14:paraId="2DD5C2D0" w14:textId="42DA4CCD" w:rsidR="004238F2" w:rsidRPr="00AB38D0" w:rsidRDefault="003F45BC" w:rsidP="009741B7">
            <w:pPr>
              <w:widowControl/>
              <w:tabs>
                <w:tab w:val="left" w:pos="-1440"/>
              </w:tabs>
              <w:spacing w:line="360" w:lineRule="auto"/>
              <w:jc w:val="center"/>
              <w:rPr>
                <w:b/>
                <w:szCs w:val="22"/>
              </w:rPr>
            </w:pPr>
            <w:r>
              <w:rPr>
                <w:szCs w:val="22"/>
              </w:rPr>
              <w:t>GTA</w:t>
            </w:r>
            <w:r w:rsidR="004238F2" w:rsidRPr="00AB38D0">
              <w:rPr>
                <w:szCs w:val="22"/>
              </w:rPr>
              <w:t>#</w:t>
            </w:r>
          </w:p>
        </w:tc>
        <w:tc>
          <w:tcPr>
            <w:tcW w:w="3060" w:type="dxa"/>
            <w:vAlign w:val="center"/>
          </w:tcPr>
          <w:p w14:paraId="7C9F610D" w14:textId="2DA96D77" w:rsidR="004238F2" w:rsidRPr="003F45BC" w:rsidRDefault="003F45BC" w:rsidP="003F45BC">
            <w:pPr>
              <w:widowControl/>
              <w:jc w:val="center"/>
              <w:rPr>
                <w:rFonts w:ascii="Calibri" w:hAnsi="Calibri"/>
                <w:color w:val="000000"/>
                <w:szCs w:val="22"/>
              </w:rPr>
            </w:pPr>
            <w:r>
              <w:rPr>
                <w:rFonts w:ascii="Calibri" w:hAnsi="Calibri"/>
                <w:color w:val="000000"/>
                <w:szCs w:val="22"/>
              </w:rPr>
              <w:t>XYZ Inc.III_XYZ Inc._GTA_198_2020_05_28</w:t>
            </w:r>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r w:rsidR="001E4334">
        <w:rPr>
          <w:szCs w:val="22"/>
        </w:rPr>
      </w:r>
      <w:r w:rsidRPr="00370349">
        <w:rPr>
          <w:szCs w:val="22"/>
        </w:rPr>
      </w:r>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22701E">
        <w:trPr>
          <w:trHeight w:val="729"/>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77777777" w:rsidR="004238F2" w:rsidRPr="00770B73" w:rsidRDefault="004238F2" w:rsidP="009741B7">
            <w:pPr>
              <w:spacing w:line="360" w:lineRule="auto"/>
              <w:jc w:val="center"/>
              <w:rPr>
                <w:sz w:val="28"/>
                <w:szCs w:val="28"/>
              </w:rPr>
            </w:pPr>
            <w:r>
              <w:rPr>
                <w:sz w:val="28"/>
                <w:szCs w:val="28"/>
              </w:rPr>
              <w:t/>
            </w:r>
          </w:p>
        </w:tc>
      </w:tr>
      <w:tr w:rsidR="00511AE0" w14:paraId="70C0C227" w14:textId="77777777" w:rsidTr="009741B7">
        <w:trPr>
          <w:jc w:val="center"/>
        </w:trPr>
        <w:tc>
          <w:tcPr>
            <w:tcW w:w="3708" w:type="dxa"/>
            <w:tcBorders>
              <w:top w:val="nil"/>
              <w:left w:val="nil"/>
              <w:bottom w:val="nil"/>
              <w:right w:val="nil"/>
            </w:tcBorders>
          </w:tcPr>
          <w:p w14:paraId="4847D0CC" w14:textId="77777777" w:rsidR="00511AE0" w:rsidRPr="00770B73" w:rsidRDefault="00511AE0"/>
        </w:tc>
        <w:tc>
          <w:tcPr>
            <w:tcW w:w="2520" w:type="dxa"/>
            <w:gridSpan w:val="2"/>
            <w:tcBorders>
              <w:top w:val="nil"/>
              <w:left w:val="nil"/>
              <w:bottom w:val="nil"/>
              <w:right w:val="nil"/>
            </w:tcBorders>
          </w:tcPr>
          <w:p w14:paraId="06220279" w14:textId="77777777" w:rsidR="00511AE0" w:rsidRPr="00770B73" w:rsidRDefault="00511AE0">
            <w:pPr>
              <w:rPr>
                <w:i/>
              </w:rPr>
              <w:pPrChange w:id="11" w:author="Timothy Perez" w:date="2020-06-05T01:06:00Z">
                <w:pPr>
                  <w:spacing w:line="360" w:lineRule="auto"/>
                  <w:jc w:val="center"/>
                </w:pPr>
              </w:pPrChange>
            </w:pPr>
            <w:r>
              <w:rPr>
                <w:i/>
              </w:rPr>
              <w:t xml:space="preserve"/>
            </w:r>
          </w:p>
        </w:tc>
        <w:tc>
          <w:tcPr>
            <w:tcW w:w="3600" w:type="dxa"/>
            <w:tcBorders>
              <w:top w:val="nil"/>
              <w:left w:val="nil"/>
              <w:right w:val="nil"/>
            </w:tcBorders>
          </w:tcPr>
          <w:p w14:paraId="61C57FB2" w14:textId="7467182E" w:rsidR="00511AE0" w:rsidRPr="003F45BC" w:rsidRDefault="003F45BC">
            <w:pPr>
              <w:rPr>
                <w:szCs w:val="22"/>
              </w:rPr>
            </w:pPr>
            <w:r>
              <w:t/>
            </w:r>
          </w:p>
        </w:tc>
      </w:tr>
      <w:tr w:rsidR="005E1D7F" w14:paraId="37186299" w14:textId="77777777" w:rsidTr="009741B7">
        <w:trPr>
          <w:jc w:val="center"/>
        </w:trPr>
        <w:tc>
          <w:tcPr>
            <w:tcW w:w="3708" w:type="dxa"/>
            <w:tcBorders>
              <w:top w:val="nil"/>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top w:val="nil"/>
              <w:left w:val="nil"/>
              <w:bottom w:val="nil"/>
              <w:right w:val="nil"/>
            </w:tcBorders>
          </w:tcPr>
          <w:p w14:paraId="4199E9DA" w14:textId="77777777" w:rsidR="005E1D7F" w:rsidRDefault="005E1D7F">
            <w:pPr>
              <w:rPr>
                <w:i/>
              </w:rPr>
              <w:pPrChange w:id="15" w:author="Timothy Perez" w:date="2020-06-05T01:06:00Z">
                <w:pPr>
                  <w:spacing w:line="360" w:lineRule="auto"/>
                  <w:jc w:val="center"/>
                </w:pPr>
              </w:pPrChange>
            </w:pPr>
            <w:r>
              <w:rPr>
                <w:i/>
              </w:rPr>
              <w:t/>
            </w:r>
          </w:p>
        </w:tc>
        <w:tc>
          <w:tcPr>
            <w:tcW w:w="3600" w:type="dxa"/>
            <w:tcBorders>
              <w:top w:val="nil"/>
              <w:left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9741B7">
        <w:trPr>
          <w:jc w:val="center"/>
        </w:trPr>
        <w:tc>
          <w:tcPr>
            <w:tcW w:w="3708" w:type="dxa"/>
            <w:tcBorders>
              <w:top w:val="nil"/>
              <w:left w:val="nil"/>
              <w:right w:val="nil"/>
            </w:tcBorders>
          </w:tcPr>
          <w:p w14:paraId="3D8B4A32" w14:textId="77777777" w:rsidR="005E1D7F" w:rsidRPr="00770B73" w:rsidRDefault="005E1D7F"/>
        </w:tc>
        <w:tc>
          <w:tcPr>
            <w:tcW w:w="2520" w:type="dxa"/>
            <w:gridSpan w:val="2"/>
            <w:tcBorders>
              <w:top w:val="nil"/>
              <w:left w:val="nil"/>
              <w:bottom w:val="nil"/>
              <w:right w:val="nil"/>
            </w:tcBorders>
          </w:tcPr>
          <w:p w14:paraId="23AA2600" w14:textId="77777777" w:rsidR="005E1D7F" w:rsidRPr="00770B73" w:rsidRDefault="005E1D7F">
            <w:pPr>
              <w:rPr>
                <w:i/>
              </w:rPr>
              <w:pPrChange w:id="16" w:author="Timothy Perez" w:date="2020-06-05T01:06:00Z">
                <w:pPr>
                  <w:spacing w:line="360" w:lineRule="auto"/>
                  <w:jc w:val="center"/>
                </w:pPr>
              </w:pPrChange>
            </w:pPr>
            <w:r w:rsidRPr="00770B73">
              <w:rPr>
                <w:i/>
              </w:rPr>
              <w:t/>
            </w:r>
          </w:p>
        </w:tc>
        <w:tc>
          <w:tcPr>
            <w:tcW w:w="3600" w:type="dxa"/>
            <w:tcBorders>
              <w:top w:val="nil"/>
              <w:left w:val="nil"/>
              <w:right w:val="nil"/>
            </w:tcBorders>
          </w:tcPr>
          <w:p w14:paraId="51808C90" w14:textId="77777777" w:rsidR="005E1D7F" w:rsidRPr="00770B73" w:rsidRDefault="005E1D7F">
            <w:pPr>
              <w:pPrChange w:id="17" w:author="Timothy Perez" w:date="2020-06-05T01:06:00Z">
                <w:pPr>
                  <w:spacing w:line="360" w:lineRule="auto"/>
                </w:pPr>
              </w:pPrChange>
            </w:pPr>
          </w:p>
        </w:tc>
      </w:tr>
      <w:tr w:rsidR="005E1D7F" w14:paraId="0674191B" w14:textId="77777777" w:rsidTr="009741B7">
        <w:trPr>
          <w:jc w:val="center"/>
        </w:trPr>
        <w:tc>
          <w:tcPr>
            <w:tcW w:w="3708" w:type="dxa"/>
            <w:tcBorders>
              <w:left w:val="nil"/>
              <w:right w:val="nil"/>
            </w:tcBorders>
          </w:tcPr>
          <w:p w14:paraId="700C7F7A" w14:textId="77777777" w:rsidR="005E1D7F" w:rsidRPr="00770B73" w:rsidRDefault="005E1D7F">
            <w:pPr>
              <w:pPrChange w:id="18" w:author="Timothy Perez" w:date="2020-06-05T01:06:00Z">
                <w:pPr>
                  <w:spacing w:line="360" w:lineRule="auto"/>
                </w:pPr>
              </w:pPrChange>
            </w:pPr>
            <w:r>
              <w:t/>
            </w:r>
          </w:p>
        </w:tc>
        <w:tc>
          <w:tcPr>
            <w:tcW w:w="2520" w:type="dxa"/>
            <w:gridSpan w:val="2"/>
            <w:tcBorders>
              <w:top w:val="nil"/>
              <w:left w:val="nil"/>
              <w:bottom w:val="nil"/>
              <w:right w:val="nil"/>
            </w:tcBorders>
          </w:tcPr>
          <w:p w14:paraId="2A8370FE" w14:textId="77777777" w:rsidR="005E1D7F" w:rsidRPr="00770B73" w:rsidRDefault="005E1D7F">
            <w:pPr>
              <w:rPr>
                <w:i/>
              </w:rPr>
              <w:pPrChange w:id="19" w:author="Timothy Perez" w:date="2020-06-05T01:06:00Z">
                <w:pPr>
                  <w:spacing w:line="360" w:lineRule="auto"/>
                  <w:jc w:val="center"/>
                </w:pPr>
              </w:pPrChange>
            </w:pPr>
            <w:r w:rsidRPr="00770B73">
              <w:rPr>
                <w:i/>
              </w:rPr>
              <w:t/>
            </w:r>
          </w:p>
        </w:tc>
        <w:tc>
          <w:tcPr>
            <w:tcW w:w="3600" w:type="dxa"/>
            <w:tcBorders>
              <w:left w:val="nil"/>
              <w:right w:val="nil"/>
            </w:tcBorders>
          </w:tcPr>
          <w:p w14:paraId="0F929BEA" w14:textId="77777777" w:rsidR="005E1D7F" w:rsidRPr="00770B73" w:rsidRDefault="005E1D7F">
            <w:pPr>
              <w:pPrChange w:id="20" w:author="Timothy Perez" w:date="2020-06-05T01:06:00Z">
                <w:pPr>
                  <w:spacing w:line="360" w:lineRule="auto"/>
                </w:pPr>
              </w:pPrChange>
            </w:pPr>
          </w:p>
        </w:tc>
      </w:tr>
      <w:tr w:rsidR="005E1D7F" w14:paraId="578E339B" w14:textId="77777777" w:rsidTr="009741B7">
        <w:trPr>
          <w:jc w:val="center"/>
        </w:trPr>
        <w:tc>
          <w:tcPr>
            <w:tcW w:w="3708" w:type="dxa"/>
            <w:tcBorders>
              <w:left w:val="nil"/>
              <w:right w:val="nil"/>
            </w:tcBorders>
          </w:tcPr>
          <w:p w14:paraId="2EF3E405" w14:textId="77777777" w:rsidR="005E1D7F" w:rsidRPr="00770B73" w:rsidRDefault="005E1D7F">
            <w:pPr>
              <w:pPrChange w:id="21" w:author="Timothy Perez" w:date="2020-06-05T01:06:00Z">
                <w:pPr>
                  <w:spacing w:line="360" w:lineRule="auto"/>
                </w:pPr>
              </w:pPrChange>
            </w:pPr>
            <w:r>
              <w:t/>
            </w:r>
          </w:p>
        </w:tc>
        <w:tc>
          <w:tcPr>
            <w:tcW w:w="2520" w:type="dxa"/>
            <w:gridSpan w:val="2"/>
            <w:tcBorders>
              <w:top w:val="nil"/>
              <w:left w:val="nil"/>
              <w:bottom w:val="nil"/>
              <w:right w:val="nil"/>
            </w:tcBorders>
          </w:tcPr>
          <w:p w14:paraId="5D7F6B08" w14:textId="77777777" w:rsidR="005E1D7F" w:rsidRPr="00770B73" w:rsidRDefault="005E1D7F">
            <w:pPr>
              <w:rPr>
                <w:i/>
              </w:rPr>
              <w:pPrChange w:id="22" w:author="Timothy Perez" w:date="2020-06-05T01:06:00Z">
                <w:pPr>
                  <w:spacing w:line="360" w:lineRule="auto"/>
                  <w:jc w:val="center"/>
                </w:pPr>
              </w:pPrChange>
            </w:pPr>
            <w:r w:rsidRPr="00770B73">
              <w:rPr>
                <w:i/>
              </w:rPr>
              <w:t/>
            </w:r>
            <w:r>
              <w:rPr>
                <w:i/>
              </w:rPr>
              <w:t/>
            </w:r>
          </w:p>
        </w:tc>
        <w:tc>
          <w:tcPr>
            <w:tcW w:w="3600" w:type="dxa"/>
            <w:tcBorders>
              <w:left w:val="nil"/>
              <w:right w:val="nil"/>
            </w:tcBorders>
          </w:tcPr>
          <w:p w14:paraId="7C39FC3A" w14:textId="3CF7DC82" w:rsidR="005E1D7F" w:rsidRPr="00770B73" w:rsidRDefault="00560D66">
            <w:pPr>
              <w:pPrChange w:id="23" w:author="Timothy Perez" w:date="2020-06-05T01:06:00Z">
                <w:pPr>
                  <w:spacing w:line="360" w:lineRule="auto"/>
                </w:pPr>
              </w:pPrChange>
            </w:pPr>
            <w:ins w:id="24" w:author="" w:date="2020-06-05T00:36:00Z">
              <w:r>
                <w:t/>
              </w:r>
            </w:ins>
            <w:ins w:id="25" w:author="" w:date="2020-06-05T00:37:00Z">
              <w:r>
                <w:t xml:space="preserve"/>
              </w:r>
            </w:ins>
          </w:p>
        </w:tc>
      </w:tr>
      <w:tr w:rsidR="005E1D7F" w14:paraId="616798A6" w14:textId="77777777" w:rsidTr="009741B7">
        <w:trPr>
          <w:jc w:val="center"/>
        </w:trPr>
        <w:tc>
          <w:tcPr>
            <w:tcW w:w="3708" w:type="dxa"/>
            <w:tcBorders>
              <w:left w:val="nil"/>
              <w:right w:val="nil"/>
            </w:tcBorders>
          </w:tcPr>
          <w:p w14:paraId="055EA8F0" w14:textId="77777777" w:rsidR="005E1D7F" w:rsidRPr="00770B73" w:rsidRDefault="005E1D7F">
            <w:pPr>
              <w:pPrChange w:id="26" w:author="Timothy Perez" w:date="2020-06-05T01:06:00Z">
                <w:pPr>
                  <w:spacing w:line="360" w:lineRule="auto"/>
                </w:pPr>
              </w:pPrChange>
            </w:pPr>
          </w:p>
        </w:tc>
        <w:tc>
          <w:tcPr>
            <w:tcW w:w="2520" w:type="dxa"/>
            <w:gridSpan w:val="2"/>
            <w:tcBorders>
              <w:top w:val="nil"/>
              <w:left w:val="nil"/>
              <w:bottom w:val="nil"/>
              <w:right w:val="nil"/>
            </w:tcBorders>
          </w:tcPr>
          <w:p w14:paraId="1B83BAAF" w14:textId="77777777" w:rsidR="005E1D7F" w:rsidRPr="00770B73" w:rsidRDefault="005E1D7F">
            <w:pPr>
              <w:rPr>
                <w:i/>
              </w:rPr>
              <w:pPrChange w:id="27" w:author="Timothy Perez" w:date="2020-06-05T01:06:00Z">
                <w:pPr>
                  <w:spacing w:line="360" w:lineRule="auto"/>
                  <w:jc w:val="center"/>
                </w:pPr>
              </w:pPrChange>
            </w:pPr>
            <w:r w:rsidRPr="00770B73">
              <w:rPr>
                <w:i/>
              </w:rPr>
              <w:t/>
            </w:r>
          </w:p>
        </w:tc>
        <w:tc>
          <w:tcPr>
            <w:tcW w:w="3600" w:type="dxa"/>
            <w:tcBorders>
              <w:left w:val="nil"/>
              <w:right w:val="nil"/>
            </w:tcBorders>
          </w:tcPr>
          <w:p w14:paraId="279D8798" w14:textId="77777777" w:rsidR="005E1D7F" w:rsidRPr="00770B73" w:rsidRDefault="005E1D7F">
            <w:pPr>
              <w:pPrChange w:id="28" w:author="Timothy Perez" w:date="2020-06-05T01:06:00Z">
                <w:pPr>
                  <w:spacing w:line="360" w:lineRule="auto"/>
                </w:pPr>
              </w:pPrChange>
            </w:pPr>
          </w:p>
        </w:tc>
      </w:tr>
      <w:tr w:rsidR="00560D66" w14:paraId="2E7071FF" w14:textId="77777777" w:rsidTr="009741B7">
        <w:trPr>
          <w:trHeight w:val="746"/>
          <w:jc w:val="center"/>
        </w:trPr>
        <w:tc>
          <w:tcPr>
            <w:tcW w:w="3708" w:type="dxa"/>
            <w:tcBorders>
              <w:left w:val="nil"/>
              <w:right w:val="nil"/>
            </w:tcBorders>
          </w:tcPr>
          <w:p w14:paraId="5E580E9D" w14:textId="77777777" w:rsidR="00560D66" w:rsidRDefault="00560D66">
            <w:pPr>
              <w:pPrChange w:id="29" w:author="Timothy Perez" w:date="2020-06-05T01:06:00Z">
                <w:pPr>
                  <w:spacing w:line="360" w:lineRule="auto"/>
                </w:pPr>
              </w:pPrChange>
            </w:pPr>
            <w:r>
              <w:t xml:space="preserve"/>
            </w:r>
          </w:p>
          <w:p w14:paraId="733595F7" w14:textId="77777777" w:rsidR="00560D66" w:rsidRPr="00770B73" w:rsidRDefault="00560D66">
            <w:pPr>
              <w:pPrChange w:id="30" w:author="Timothy Perez" w:date="2020-06-05T01:06:00Z">
                <w:pPr>
                  <w:spacing w:line="360" w:lineRule="auto"/>
                </w:pPr>
              </w:pPrChange>
            </w:pPr>
            <w:r>
              <w:t xml:space="preserve"/>
            </w:r>
          </w:p>
        </w:tc>
        <w:tc>
          <w:tcPr>
            <w:tcW w:w="2520" w:type="dxa"/>
            <w:gridSpan w:val="2"/>
            <w:tcBorders>
              <w:top w:val="nil"/>
              <w:left w:val="nil"/>
              <w:bottom w:val="nil"/>
              <w:right w:val="nil"/>
            </w:tcBorders>
          </w:tcPr>
          <w:p w14:paraId="69C72B60" w14:textId="77777777" w:rsidR="00560D66" w:rsidRPr="00770B73" w:rsidRDefault="00560D66">
            <w:pPr>
              <w:rPr>
                <w:i/>
              </w:rPr>
              <w:pPrChange w:id="31" w:author="Timothy Perez" w:date="2020-06-05T01:06:00Z">
                <w:pPr>
                  <w:spacing w:line="360" w:lineRule="auto"/>
                  <w:jc w:val="center"/>
                </w:pPr>
              </w:pPrChange>
            </w:pPr>
            <w:r>
              <w:t/>
            </w:r>
          </w:p>
        </w:tc>
        <w:tc>
          <w:tcPr>
            <w:tcW w:w="3600" w:type="dxa"/>
            <w:tcBorders>
              <w:left w:val="nil"/>
              <w:bottom w:val="nil"/>
              <w:right w:val="nil"/>
            </w:tcBorders>
          </w:tcPr>
          <w:p w14:paraId="18D7EB74" w14:textId="044155BB" w:rsidR="00560D66" w:rsidRPr="00770B73" w:rsidRDefault="00560D66">
            <w:pPr>
              <w:pPrChange w:id="32" w:author="Timothy Perez" w:date="2020-06-05T01:06:00Z">
                <w:pPr>
                  <w:spacing w:line="360" w:lineRule="auto"/>
                </w:pPr>
              </w:pPrChange>
            </w:pPr>
            <w:ins w:id="33" w:author="" w:date="2020-06-05T00:36:00Z">
              <w:r w:rsidRPr="003F45BC">
                <w:t/>
              </w:r>
              <w:r w:rsidRPr="00560D66">
                <w:rPr>
                  <w:vertAlign w:val="superscript"/>
                  <w:rPrChange w:id="34" w:author="Timothy Perez" w:date="2020-06-05T00:36:00Z">
                    <w:rPr>
                      <w:sz w:val="23"/>
                      <w:szCs w:val="23"/>
                    </w:rPr>
                  </w:rPrChange>
                </w:rPr>
                <w:t/>
              </w:r>
              <w:r w:rsidRPr="003F45BC">
                <w:t xml:space="preserve"/>
              </w:r>
              <w:r w:rsidRPr="00560D66">
                <w:rPr>
                  <w:vertAlign w:val="superscript"/>
                  <w:rPrChange w:id="35" w:author="Timothy Perez" w:date="2020-06-05T00:36:00Z">
                    <w:rPr>
                      <w:sz w:val="23"/>
                      <w:szCs w:val="23"/>
                    </w:rPr>
                  </w:rPrChange>
                </w:rPr>
                <w:t/>
              </w:r>
              <w:r w:rsidRPr="003F45BC">
                <w:t xml:space="preserve"/>
              </w:r>
            </w:ins>
            <w:ins w:id="36" w:author="" w:date="2020-06-05T01:06:00Z">
              <w:r w:rsidR="00D7124E">
                <w:br/>
              </w:r>
            </w:ins>
            <w:ins w:id="37" w:author="" w:date="2020-06-05T00:36:00Z">
              <w:r w:rsidRPr="003F45BC">
                <w:t/>
              </w:r>
            </w:ins>
          </w:p>
        </w:tc>
      </w:tr>
      <w:tr w:rsidR="00560D66" w14:paraId="13D1A3C7" w14:textId="77777777" w:rsidTr="009741B7">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top w:val="nil"/>
              <w:left w:val="nil"/>
              <w:bottom w:val="nil"/>
              <w:right w:val="nil"/>
            </w:tcBorders>
          </w:tcPr>
          <w:p w14:paraId="567A48C1" w14:textId="77777777" w:rsidR="00560D66" w:rsidRPr="00770B73" w:rsidRDefault="00560D66" w:rsidP="00560D66">
            <w:pPr>
              <w:spacing w:line="360" w:lineRule="auto"/>
              <w:jc w:val="center"/>
              <w:rPr>
                <w:i/>
                <w:sz w:val="23"/>
                <w:szCs w:val="23"/>
              </w:rPr>
            </w:pPr>
            <w:r>
              <w:t/>
            </w:r>
          </w:p>
        </w:tc>
        <w:tc>
          <w:tcPr>
            <w:tcW w:w="3600" w:type="dxa"/>
            <w:tcBorders>
              <w:left w:val="nil"/>
              <w:bottom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rsidP="00380F0D">
      <w:pPr>
        <w:widowControl/>
        <w:tabs>
          <w:tab w:val="left" w:pos="-1440"/>
        </w:tabs>
        <w:spacing w:after="120"/>
        <w:jc w:val="both"/>
        <w:rPr>
          <w:sz w:val="6"/>
          <w:szCs w:val="6"/>
        </w:rPr>
      </w:pPr>
    </w:p>
    <w:p w14:paraId="3DCE8645" w14:textId="77777777" w:rsidR="004238F2" w:rsidRPr="002F32AC" w:rsidRDefault="004238F2" w:rsidP="00380F0D">
      <w:pPr>
        <w:widowControl/>
        <w:tabs>
          <w:tab w:val="left" w:pos="-1440"/>
        </w:tabs>
        <w:spacing w:after="120"/>
        <w:jc w:val="both"/>
        <w:rPr>
          <w:szCs w:val="22"/>
        </w:rPr>
      </w:pPr>
      <w:r w:rsidRPr="002F32AC">
        <w:rPr>
          <w:szCs w:val="22"/>
        </w:rPr>
        <w:t>In exchange of the mutual covenants contained herein and other good and valuable consideration, the receipt and sufficiency of which the parties hereby acknowledge, the parties agree as follows:</w:t>
      </w:r>
    </w:p>
    <w:p w14:paraId="3701DC35" w14:textId="77777777" w:rsidR="004238F2" w:rsidRPr="002F32AC" w:rsidRDefault="004238F2" w:rsidP="00380F0D">
      <w:pPr>
        <w:pStyle w:val="StyleHeading1Before0pt"/>
        <w:spacing w:after="120"/>
        <w:rPr>
          <w:sz w:val="22"/>
          <w:szCs w:val="22"/>
        </w:rPr>
      </w:pPr>
      <w:commentRangeStart w:id="38"/>
      <w:r w:rsidRPr="002F32AC">
        <w:rPr>
          <w:sz w:val="22"/>
          <w:szCs w:val="22"/>
        </w:rPr>
        <w:lastRenderedPageBreak/>
        <w:t>DEFINITIONS</w:t>
      </w:r>
      <w:commentRangeEnd w:id="38"/>
      <w:r w:rsidR="004E1EF2">
        <w:rPr>
          <w:rStyle w:val="CommentReference"/>
          <w:b w:val="0"/>
          <w:bCs w:val="0"/>
        </w:rPr>
        <w:commentReference w:id="38"/>
      </w:r>
    </w:p>
    <w:p w14:paraId="5D69C09B" w14:textId="77777777" w:rsidR="004238F2" w:rsidRPr="002F32AC" w:rsidRDefault="004238F2" w:rsidP="00380F0D">
      <w:pPr>
        <w:widowControl/>
        <w:tabs>
          <w:tab w:val="left" w:pos="-1440"/>
        </w:tabs>
        <w:spacing w:after="120"/>
        <w:ind w:left="720"/>
        <w:jc w:val="both"/>
        <w:rPr>
          <w:szCs w:val="22"/>
        </w:rPr>
      </w:pPr>
      <w:r w:rsidRPr="002F32AC">
        <w:rPr>
          <w:szCs w:val="22"/>
        </w:rPr>
        <w:t>The following definitions will apply to this GTA:</w:t>
      </w:r>
    </w:p>
    <w:p w14:paraId="3D0EF4F7" w14:textId="77777777" w:rsidR="004238F2" w:rsidRPr="002F32AC" w:rsidRDefault="004238F2" w:rsidP="00380F0D">
      <w:pPr>
        <w:pStyle w:val="Heading2"/>
        <w:spacing w:after="120"/>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pPr>
        <w:pStyle w:val="Heading2"/>
        <w:spacing w:after="120"/>
        <w:ind w:left="0" w:firstLine="720"/>
        <w:rPr>
          <w:szCs w:val="22"/>
        </w:rPr>
        <w:pPrChange w:id="39" w:author="Timothy Perez" w:date="2020-06-05T00:40:00Z">
          <w:pPr>
            <w:pStyle w:val="Heading2"/>
            <w:spacing w:after="0"/>
            <w:ind w:left="0" w:firstLine="720"/>
          </w:pPr>
        </w:pPrChange>
      </w:pPr>
      <w:r w:rsidRPr="002F32AC">
        <w:rPr>
          <w:szCs w:val="22"/>
        </w:rPr>
        <w:t>The term "Component" shall mean any sub-assembly, line replaceable unit, rotable unit (as defined in the relevant Aircraft maintenance manual), or parts as defined in the Aircraft or Engine illustrated parts manual.</w:t>
      </w:r>
    </w:p>
    <w:p w14:paraId="03BF5784" w14:textId="3D847E37" w:rsidR="00560D66" w:rsidRDefault="00560D66" w:rsidP="004238F2">
      <w:pPr>
        <w:pStyle w:val="Heading2"/>
        <w:ind w:left="0" w:firstLine="720"/>
        <w:rPr>
          <w:ins w:id="40" w:author="Timothy Perez" w:date="2020-06-05T00:40:00Z"/>
          <w:szCs w:val="22"/>
        </w:rPr>
      </w:pPr>
      <w:ins w:id="41" w:author="Timothy Perez" w:date="2020-06-05T00:40:00Z">
        <w:r w:rsidRPr="002F32AC">
          <w:rPr>
            <w:szCs w:val="22"/>
          </w:rPr>
          <w:t xml:space="preserve">The term "Customer" </w:t>
        </w:r>
        <w:r>
          <w:rPr>
            <w:szCs w:val="22"/>
          </w:rPr>
          <w:t>may include affiliates of, funds managed by or other Air</w:t>
        </w:r>
      </w:ins>
      <w:ins w:id="42" w:author="Timothy Perez" w:date="2020-06-05T00:41:00Z">
        <w:r>
          <w:rPr>
            <w:szCs w:val="22"/>
          </w:rPr>
          <w:t xml:space="preserve">craft ownership vehicles such as </w:t>
        </w:r>
        <w:commentRangeStart w:id="43"/>
        <w:r>
          <w:rPr>
            <w:szCs w:val="22"/>
          </w:rPr>
          <w:t>owner trusts established by the Customer</w:t>
        </w:r>
      </w:ins>
      <w:commentRangeEnd w:id="43"/>
      <w:ins w:id="44" w:author="Timothy Perez" w:date="2020-06-22T23:18:00Z">
        <w:r w:rsidR="00731DAB">
          <w:rPr>
            <w:rStyle w:val="CommentReference"/>
            <w:bCs w:val="0"/>
          </w:rPr>
          <w:commentReference w:id="43"/>
        </w:r>
      </w:ins>
      <w:ins w:id="45" w:author="Timothy Perez" w:date="2020-06-05T00:41:00Z">
        <w:r>
          <w:rPr>
            <w:szCs w:val="22"/>
          </w:rPr>
          <w:t xml:space="preserve"> named above</w:t>
        </w:r>
      </w:ins>
      <w:ins w:id="46" w:author="Timothy Perez" w:date="2020-06-22T23:05:00Z">
        <w:r w:rsidR="004E1EF2">
          <w:rPr>
            <w:szCs w:val="22"/>
          </w:rPr>
          <w:t xml:space="preserve"> (provided that any such person agrees to be bound by this GTA) or its assignee if assignment is approved in writing by XYZ Inc.</w:t>
        </w:r>
        <w:r w:rsidR="004E1EF2" w:rsidRPr="004E1EF2">
          <w:rPr>
            <w:szCs w:val="22"/>
          </w:rPr>
          <w:t xml:space="preserve"/>
        </w:r>
        <w:r w:rsidR="004E1EF2">
          <w:rPr>
            <w:szCs w:val="22"/>
          </w:rPr>
          <w:t/>
        </w:r>
        <w:r w:rsidR="004E1EF2" w:rsidRPr="004E1EF2">
          <w:rPr>
            <w:szCs w:val="22"/>
          </w:rPr>
          <w:t xml:space="preserve"/>
        </w:r>
        <w:r w:rsidR="004E1EF2">
          <w:rPr>
            <w:szCs w:val="22"/>
          </w:rPr>
          <w:t/>
        </w:r>
      </w:ins>
      <w:ins w:id="47" w:author="Timothy Perez" w:date="2020-06-05T00:40:00Z">
        <w:r>
          <w:rPr>
            <w:szCs w:val="22"/>
          </w:rPr>
          <w:t>.</w:t>
        </w:r>
      </w:ins>
    </w:p>
    <w:p w14:paraId="6BEC58D1" w14:textId="1135B036"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del w:id="48" w:author="Timothy Perez" w:date="2020-06-05T00:42:00Z">
        <w:r w:rsidRPr="002F32AC" w:rsidDel="00560D66">
          <w:rPr>
            <w:szCs w:val="22"/>
          </w:rPr>
          <w:delText>Q</w:delText>
        </w:r>
      </w:del>
      <w:ins w:id="49" w:author="Timothy Perez" w:date="2020-06-05T00:42:00Z">
        <w:r w:rsidR="00560D66">
          <w:rPr>
            <w:szCs w:val="22"/>
          </w:rPr>
          <w:t>q</w:t>
        </w:r>
      </w:ins>
      <w:r w:rsidRPr="002F32AC">
        <w:rPr>
          <w:szCs w:val="22"/>
        </w:rPr>
        <w:t xml:space="preserve">uick </w:t>
      </w:r>
      <w:del w:id="50" w:author="Timothy Perez" w:date="2020-06-05T00:42:00Z">
        <w:r w:rsidRPr="002F32AC" w:rsidDel="00560D66">
          <w:rPr>
            <w:szCs w:val="22"/>
          </w:rPr>
          <w:delText>E</w:delText>
        </w:r>
      </w:del>
      <w:ins w:id="51" w:author="Timothy Perez" w:date="2020-06-05T00:42:00Z">
        <w:r w:rsidR="00560D66">
          <w:rPr>
            <w:szCs w:val="22"/>
          </w:rPr>
          <w:t>e</w:t>
        </w:r>
      </w:ins>
      <w:r w:rsidRPr="002F32AC">
        <w:rPr>
          <w:szCs w:val="22"/>
        </w:rPr>
        <w:t xml:space="preserve">ngine </w:t>
      </w:r>
      <w:del w:id="52" w:author="Timothy Perez" w:date="2020-06-05T00:42:00Z">
        <w:r w:rsidRPr="002F32AC" w:rsidDel="00560D66">
          <w:rPr>
            <w:szCs w:val="22"/>
          </w:rPr>
          <w:delText>C</w:delText>
        </w:r>
      </w:del>
      <w:ins w:id="53" w:author="Timothy Perez" w:date="2020-06-05T00:42:00Z">
        <w:r w:rsidR="00560D66">
          <w:rPr>
            <w:szCs w:val="22"/>
          </w:rPr>
          <w:t>c</w:t>
        </w:r>
      </w:ins>
      <w:r w:rsidRPr="002F32AC">
        <w:rPr>
          <w:szCs w:val="22"/>
        </w:rPr>
        <w:t xml:space="preserve">hange </w:t>
      </w:r>
      <w:del w:id="54" w:author="Timothy Perez" w:date="2020-06-05T00:42:00Z">
        <w:r w:rsidRPr="002F32AC" w:rsidDel="00560D66">
          <w:rPr>
            <w:szCs w:val="22"/>
          </w:rPr>
          <w:delText>A</w:delText>
        </w:r>
      </w:del>
      <w:ins w:id="55" w:author="Timothy Perez" w:date="2020-06-05T00:42:00Z">
        <w:r w:rsidR="00560D66">
          <w:rPr>
            <w:szCs w:val="22"/>
          </w:rPr>
          <w:t>a</w:t>
        </w:r>
      </w:ins>
      <w:r w:rsidRPr="002F32AC">
        <w:rPr>
          <w:szCs w:val="22"/>
        </w:rPr>
        <w:t xml:space="preserve">ccessories, or </w:t>
      </w:r>
      <w:ins w:id="56" w:author="Timothy Perez" w:date="2020-06-05T00:43:00Z">
        <w:r w:rsidR="00560D66">
          <w:rPr>
            <w:szCs w:val="22"/>
          </w:rPr>
          <w:t xml:space="preserve">other </w:t>
        </w:r>
      </w:ins>
      <w:r w:rsidRPr="002F32AC">
        <w:rPr>
          <w:szCs w:val="22"/>
        </w:rPr>
        <w:t>Components</w:t>
      </w:r>
      <w:r w:rsidR="00763C65">
        <w:rPr>
          <w:szCs w:val="22"/>
        </w:rPr>
        <w:t>.</w:t>
      </w:r>
    </w:p>
    <w:p w14:paraId="65184928" w14:textId="30DF6A24" w:rsidR="004238F2" w:rsidRPr="002F32AC" w:rsidRDefault="004238F2" w:rsidP="004238F2">
      <w:pPr>
        <w:pStyle w:val="Heading2"/>
        <w:ind w:left="0" w:firstLine="720"/>
        <w:rPr>
          <w:szCs w:val="22"/>
        </w:rPr>
      </w:pPr>
      <w:r w:rsidRPr="002F32AC">
        <w:rPr>
          <w:szCs w:val="22"/>
        </w:rPr>
        <w:t xml:space="preserve">The term "Engine" shall mean </w:t>
      </w:r>
      <w:ins w:id="57" w:author="Timothy Perez" w:date="2020-06-05T00:38:00Z">
        <w:r w:rsidR="00560D66" w:rsidRPr="002F32AC">
          <w:rPr>
            <w:szCs w:val="22"/>
          </w:rPr>
          <w:t xml:space="preserve">Customer's </w:t>
        </w:r>
        <w:r w:rsidR="00560D66">
          <w:rPr>
            <w:szCs w:val="22"/>
          </w:rPr>
          <w:t>engines pertaining to an A</w:t>
        </w:r>
        <w:r w:rsidR="00560D66" w:rsidRPr="002F32AC">
          <w:rPr>
            <w:szCs w:val="22"/>
          </w:rPr>
          <w:t>ircraft, as identified by serial number</w:t>
        </w:r>
      </w:ins>
      <w:ins w:id="58" w:author="Timothy Perez" w:date="2020-06-05T00:39:00Z">
        <w:r w:rsidR="00560D66">
          <w:rPr>
            <w:szCs w:val="22"/>
          </w:rPr>
          <w:t>s</w:t>
        </w:r>
      </w:ins>
      <w:ins w:id="59" w:author="Timothy Perez" w:date="2020-06-05T00:38:00Z">
        <w:r w:rsidR="00560D66" w:rsidRPr="002F32AC">
          <w:rPr>
            <w:szCs w:val="22"/>
          </w:rPr>
          <w:t xml:space="preserve"> in the appropriate Service Agreement, delivered by Customer to XYZ Inc. </w:t>
        </w:r>
      </w:ins>
      <w:ins w:id="60" w:author="Timothy Perez" w:date="2020-06-05T00:39:00Z">
        <w:r w:rsidR="00560D66">
          <w:rPr>
            <w:szCs w:val="22"/>
          </w:rPr>
          <w:t>as part of such Aircraft</w:t>
        </w:r>
      </w:ins>
      <w:del w:id="61" w:author="Timothy Perez" w:date="2020-06-05T00:38:00Z">
        <w:r w:rsidRPr="002F32AC" w:rsidDel="00560D66">
          <w:rPr>
            <w:szCs w:val="22"/>
          </w:rPr>
          <w:delText>the basic Engine as described in the approved Aircraft type certificate</w:delText>
        </w:r>
      </w:del>
      <w:r w:rsidRPr="002F32AC">
        <w:rPr>
          <w:szCs w:val="22"/>
        </w:rPr>
        <w:t>.</w:t>
      </w:r>
      <w:del w:id="62" w:author="Timothy Perez" w:date="2020-06-05T00:38:00Z">
        <w:r w:rsidRPr="002F32AC" w:rsidDel="00560D66">
          <w:rPr>
            <w:szCs w:val="22"/>
          </w:rPr>
          <w:tab/>
        </w:r>
      </w:del>
    </w:p>
    <w:p w14:paraId="6FBB5E6B" w14:textId="77777777" w:rsidR="004238F2" w:rsidRPr="002F32AC" w:rsidRDefault="004238F2" w:rsidP="00380F0D">
      <w:pPr>
        <w:pStyle w:val="Heading2"/>
        <w:spacing w:after="120"/>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rsidP="00380F0D">
      <w:pPr>
        <w:pStyle w:val="Heading2"/>
        <w:spacing w:after="120"/>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spacing w:after="120"/>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specifications that might appreciably affect weight, balance, structural strength, performance, powerplant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77777777" w:rsidR="00926EC4" w:rsidRPr="00552AA8" w:rsidRDefault="00926EC4" w:rsidP="00926EC4">
      <w:pPr>
        <w:pStyle w:val="Heading2"/>
        <w:ind w:left="0" w:firstLine="720"/>
        <w:rPr>
          <w:moveTo w:id="63" w:author="Thomas Lee" w:date="2020-06-05T00:51:00Z"/>
          <w:color w:val="000000" w:themeColor="text1"/>
          <w:szCs w:val="22"/>
        </w:rPr>
      </w:pPr>
      <w:moveToRangeStart w:id="64" w:author="Thomas Lee" w:date="2020-06-05T00:51:00Z" w:name="move42210685"/>
      <w:moveTo w:id="65" w:author="Thomas Lee" w:date="2020-06-05T00:51:00Z">
        <w:r w:rsidRPr="00552AA8">
          <w:rPr>
            <w:szCs w:val="22"/>
          </w:rPr>
          <w:t xml:space="preserve">The </w:t>
        </w:r>
        <w:r w:rsidRPr="00552AA8">
          <w:rPr>
            <w:color w:val="000000" w:themeColor="text1"/>
            <w:szCs w:val="22"/>
          </w:rPr>
          <w:t>term “Over and Above Charges” is used in connection with Services which CJI is asked to provide but not specified in the initial flat rate Services of the applicable executed Service Agreement, and refers to the way such additional Services will be billed to Customer.</w:t>
        </w:r>
      </w:moveTo>
    </w:p>
    <w:moveToRangeEnd w:id="64"/>
    <w:p w14:paraId="709AC9EE" w14:textId="77777777" w:rsidR="004238F2" w:rsidRPr="002F32AC" w:rsidRDefault="004238F2" w:rsidP="00380F0D">
      <w:pPr>
        <w:pStyle w:val="Heading2"/>
        <w:spacing w:after="120"/>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77777777" w:rsidR="00926EC4" w:rsidRPr="00453E18" w:rsidRDefault="00926EC4" w:rsidP="00926EC4">
      <w:pPr>
        <w:pStyle w:val="Heading2"/>
        <w:spacing w:after="120"/>
        <w:ind w:left="0" w:firstLine="720"/>
        <w:rPr>
          <w:ins w:id="66" w:author="Timothy Perez" w:date="2020-06-05T00:52:00Z"/>
          <w:bCs w:val="0"/>
        </w:rPr>
      </w:pPr>
      <w:ins w:id="67" w:author="Timothy Perez" w:date="2020-06-05T00:52:00Z">
        <w:r>
          <w:t>The term “Redelivery” means the return of possession of the Aircraft to Customer upon the completion of the Services with respect thereto, all in accordance with the terms of this GTA and the Service Agreement.</w:t>
        </w:r>
      </w:ins>
    </w:p>
    <w:p w14:paraId="1EC8C026" w14:textId="5E875A9D" w:rsidR="00926EC4" w:rsidRPr="00552AA8" w:rsidRDefault="00926EC4" w:rsidP="00926EC4">
      <w:pPr>
        <w:pStyle w:val="Heading2"/>
        <w:ind w:left="0" w:firstLine="720"/>
        <w:rPr>
          <w:ins w:id="68" w:author="Timothy Perez" w:date="2020-06-05T00:52:00Z"/>
          <w:szCs w:val="22"/>
        </w:rPr>
      </w:pPr>
      <w:ins w:id="69" w:author="Timothy Perez" w:date="2020-06-05T00:52:00Z">
        <w:r w:rsidRPr="002F32AC">
          <w:rPr>
            <w:szCs w:val="22"/>
          </w:rPr>
          <w:lastRenderedPageBreak/>
          <w:t>The term “Redelivery Date” refers to the earlier of (i) actual Redelivery, or (ii) five (5)</w:t>
        </w:r>
        <w:r>
          <w:rPr>
            <w:szCs w:val="22"/>
          </w:rPr>
          <w:t xml:space="preserve"> </w:t>
        </w:r>
        <w:r w:rsidRPr="002F32AC">
          <w:rPr>
            <w:szCs w:val="22"/>
          </w:rPr>
          <w:t xml:space="preserve">days after the </w:t>
        </w:r>
        <w:r w:rsidRPr="00552AA8">
          <w:rPr>
            <w:szCs w:val="22"/>
          </w:rPr>
          <w:t xml:space="preserve">scheduled Redelivery </w:t>
        </w:r>
      </w:ins>
      <w:ins w:id="70" w:author="Timothy Perez" w:date="2020-06-05T15:21:00Z">
        <w:r w:rsidR="003B16BF">
          <w:rPr>
            <w:szCs w:val="22"/>
          </w:rPr>
          <w:t>D</w:t>
        </w:r>
      </w:ins>
      <w:ins w:id="71" w:author="Timothy Perez" w:date="2020-06-05T00:52:00Z">
        <w:r w:rsidRPr="00552AA8">
          <w:rPr>
            <w:szCs w:val="22"/>
          </w:rPr>
          <w:t>ate per the Redelivery Notice if Customer fails to take Redelivery of the Aircraft within that time.</w:t>
        </w:r>
      </w:ins>
    </w:p>
    <w:p w14:paraId="168023C9" w14:textId="767E5875" w:rsidR="00926EC4" w:rsidRPr="002F32AC" w:rsidRDefault="00926EC4" w:rsidP="00926EC4">
      <w:pPr>
        <w:pStyle w:val="Heading2"/>
        <w:spacing w:after="120"/>
        <w:ind w:left="0" w:firstLine="720"/>
        <w:rPr>
          <w:ins w:id="72" w:author="Timothy Perez" w:date="2020-06-05T00:52:00Z"/>
        </w:rPr>
      </w:pPr>
      <w:ins w:id="73" w:author="Timothy Perez" w:date="2020-06-05T00:52:00Z">
        <w:r w:rsidRPr="002F32AC">
          <w:t xml:space="preserve">“Redelivery Notice” means a written communication from XYZ Inc. to Customer advising that the Aircraft is or will be ready for Redelivery </w:t>
        </w:r>
      </w:ins>
      <w:ins w:id="74" w:author="Timothy Perez" w:date="2020-06-05T00:53:00Z">
        <w:r w:rsidR="00013080">
          <w:t xml:space="preserve">in accordance with the terms of this GTA and the Service Agreement </w:t>
        </w:r>
      </w:ins>
      <w:ins w:id="75" w:author="Timothy Perez" w:date="2020-06-05T00:52:00Z">
        <w:r w:rsidRPr="002F32AC">
          <w:t>on a specific date.</w:t>
        </w:r>
      </w:ins>
    </w:p>
    <w:p w14:paraId="7D41A94B" w14:textId="6FD8AE58" w:rsidR="004238F2" w:rsidRPr="002F32AC" w:rsidRDefault="004238F2" w:rsidP="00380F0D">
      <w:pPr>
        <w:pStyle w:val="Heading2"/>
        <w:spacing w:after="120"/>
        <w:ind w:left="0" w:firstLine="720"/>
        <w:rPr>
          <w:szCs w:val="22"/>
        </w:rPr>
      </w:pPr>
      <w:r w:rsidRPr="002F32AC">
        <w:rPr>
          <w:szCs w:val="22"/>
        </w:rPr>
        <w:t xml:space="preserve">The term "Repair" shall mean to perform such work Services as are required and authorized to an Aircraft, Engine, </w:t>
      </w:r>
      <w:del w:id="76" w:author="Timothy Perez" w:date="2020-06-05T00:51:00Z">
        <w:r w:rsidRPr="002F32AC" w:rsidDel="00926EC4">
          <w:rPr>
            <w:szCs w:val="22"/>
          </w:rPr>
          <w:delText>Q</w:delText>
        </w:r>
      </w:del>
      <w:ins w:id="77" w:author="Timothy Perez" w:date="2020-06-05T00:51:00Z">
        <w:r w:rsidR="00926EC4">
          <w:rPr>
            <w:szCs w:val="22"/>
          </w:rPr>
          <w:t>q</w:t>
        </w:r>
      </w:ins>
      <w:r w:rsidRPr="002F32AC">
        <w:rPr>
          <w:szCs w:val="22"/>
        </w:rPr>
        <w:t xml:space="preserve">uick </w:t>
      </w:r>
      <w:del w:id="78" w:author="Timothy Perez" w:date="2020-06-05T00:51:00Z">
        <w:r w:rsidRPr="002F32AC" w:rsidDel="00926EC4">
          <w:rPr>
            <w:szCs w:val="22"/>
          </w:rPr>
          <w:delText>E</w:delText>
        </w:r>
      </w:del>
      <w:ins w:id="79" w:author="Timothy Perez" w:date="2020-06-05T00:52:00Z">
        <w:r w:rsidR="00926EC4">
          <w:rPr>
            <w:szCs w:val="22"/>
          </w:rPr>
          <w:t>e</w:t>
        </w:r>
      </w:ins>
      <w:r w:rsidRPr="002F32AC">
        <w:rPr>
          <w:szCs w:val="22"/>
        </w:rPr>
        <w:t xml:space="preserve">ngine </w:t>
      </w:r>
      <w:del w:id="80" w:author="Timothy Perez" w:date="2020-06-05T00:52:00Z">
        <w:r w:rsidRPr="002F32AC" w:rsidDel="00926EC4">
          <w:rPr>
            <w:szCs w:val="22"/>
          </w:rPr>
          <w:delText>C</w:delText>
        </w:r>
      </w:del>
      <w:ins w:id="81" w:author="Timothy Perez" w:date="2020-06-05T00:52:00Z">
        <w:r w:rsidR="00926EC4">
          <w:rPr>
            <w:szCs w:val="22"/>
          </w:rPr>
          <w:t>c</w:t>
        </w:r>
      </w:ins>
      <w:r w:rsidRPr="002F32AC">
        <w:rPr>
          <w:szCs w:val="22"/>
        </w:rPr>
        <w:t xml:space="preserve">hange </w:t>
      </w:r>
      <w:del w:id="82" w:author="Timothy Perez" w:date="2020-06-05T00:52:00Z">
        <w:r w:rsidRPr="002F32AC" w:rsidDel="00926EC4">
          <w:rPr>
            <w:szCs w:val="22"/>
          </w:rPr>
          <w:delText>A</w:delText>
        </w:r>
      </w:del>
      <w:ins w:id="83" w:author="Timothy Perez" w:date="2020-06-05T00:52:00Z">
        <w:r w:rsidR="00926EC4">
          <w:rPr>
            <w:szCs w:val="22"/>
          </w:rPr>
          <w:t>a</w:t>
        </w:r>
      </w:ins>
      <w:r w:rsidRPr="002F32AC">
        <w:rPr>
          <w:szCs w:val="22"/>
        </w:rPr>
        <w:t xml:space="preserve">ccessory, or </w:t>
      </w:r>
      <w:ins w:id="84" w:author="Timothy Perez" w:date="2020-06-05T00:52:00Z">
        <w:r w:rsidR="00926EC4">
          <w:rPr>
            <w:szCs w:val="22"/>
          </w:rPr>
          <w:t xml:space="preserve">other </w:t>
        </w:r>
      </w:ins>
      <w:r w:rsidRPr="002F32AC">
        <w:rPr>
          <w:szCs w:val="22"/>
        </w:rPr>
        <w:t>Component by a Service Agreement to return the item to Serviceable condition.</w:t>
      </w:r>
    </w:p>
    <w:p w14:paraId="5B08A080" w14:textId="0BC4E303" w:rsidR="004238F2" w:rsidRPr="002F32AC" w:rsidDel="00926EC4" w:rsidRDefault="004238F2" w:rsidP="00380F0D">
      <w:pPr>
        <w:pStyle w:val="Heading2"/>
        <w:spacing w:after="120"/>
        <w:ind w:left="0" w:firstLine="720"/>
        <w:rPr>
          <w:moveFrom w:id="85" w:author="Thomas Lee" w:date="2020-06-05T00:44:00Z"/>
          <w:szCs w:val="22"/>
        </w:rPr>
      </w:pPr>
      <w:moveFromRangeStart w:id="86" w:author="Thomas Lee" w:date="2020-06-05T00:44:00Z" w:name="move42210288"/>
      <w:moveFrom w:id="87" w:author="Thomas Lee" w:date="2020-06-05T00:44:00Z">
        <w:r w:rsidRPr="002F32AC" w:rsidDel="00926EC4">
          <w:rPr>
            <w:szCs w:val="22"/>
          </w:rPr>
          <w:t>The term "Serviceable" indicates a statement</w:t>
        </w:r>
        <w:r w:rsidR="006F4A3A" w:rsidDel="00926EC4">
          <w:rPr>
            <w:szCs w:val="22"/>
          </w:rPr>
          <w:t xml:space="preserve"> of condition of a part, either </w:t>
        </w:r>
        <w:r w:rsidRPr="002F32AC" w:rsidDel="00926EC4">
          <w:rPr>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moveFrom>
    </w:p>
    <w:moveFromRangeEnd w:id="86"/>
    <w:p w14:paraId="646B2C2A" w14:textId="7AD75096" w:rsidR="00926EC4" w:rsidRPr="00B635EE" w:rsidRDefault="00926EC4" w:rsidP="00926EC4">
      <w:pPr>
        <w:pStyle w:val="Heading2"/>
        <w:spacing w:after="120"/>
        <w:ind w:left="0" w:firstLine="720"/>
        <w:rPr>
          <w:moveTo w:id="88" w:author="Thomas Lee" w:date="2020-06-05T00:44:00Z"/>
          <w:szCs w:val="22"/>
        </w:rPr>
      </w:pPr>
      <w:moveToRangeStart w:id="89" w:author="Thomas Lee" w:date="2020-06-05T00:44:00Z" w:name="move42210298"/>
      <w:moveTo w:id="90" w:author="Thomas Lee" w:date="2020-06-05T00:44:00Z">
        <w:r w:rsidRPr="00B635EE">
          <w:rPr>
            <w:szCs w:val="22"/>
          </w:rPr>
          <w:t>The term "Service</w:t>
        </w:r>
        <w:del w:id="91" w:author="Timothy Perez" w:date="2020-06-05T00:44:00Z">
          <w:r w:rsidRPr="00B635EE" w:rsidDel="00926EC4">
            <w:rPr>
              <w:szCs w:val="22"/>
            </w:rPr>
            <w:delText>s</w:delText>
          </w:r>
        </w:del>
        <w:r w:rsidRPr="00B635EE">
          <w:rPr>
            <w:szCs w:val="22"/>
          </w:rPr>
          <w:t>" or “Service</w:t>
        </w:r>
      </w:moveTo>
      <w:ins w:id="92" w:author="Timothy Perez" w:date="2020-06-05T00:44:00Z">
        <w:r>
          <w:rPr>
            <w:szCs w:val="22"/>
          </w:rPr>
          <w:t>s</w:t>
        </w:r>
      </w:ins>
      <w:moveTo w:id="93" w:author="Thomas Lee" w:date="2020-06-05T00:44:00Z">
        <w:r w:rsidRPr="00B635EE">
          <w:rPr>
            <w:szCs w:val="22"/>
          </w:rPr>
          <w:t xml:space="preserve">” shall mean such work as is detailed in the </w:t>
        </w:r>
        <w:del w:id="94" w:author="Timothy Perez" w:date="2020-06-05T00:45:00Z">
          <w:r w:rsidRPr="00B635EE" w:rsidDel="00926EC4">
            <w:rPr>
              <w:szCs w:val="22"/>
            </w:rPr>
            <w:delText xml:space="preserve">Work Scope or </w:delText>
          </w:r>
        </w:del>
        <w:r w:rsidRPr="00B635EE">
          <w:rPr>
            <w:szCs w:val="22"/>
          </w:rPr>
          <w:t>Service Agreement, or which is otherwise requested by Customer.</w:t>
        </w:r>
      </w:moveTo>
    </w:p>
    <w:p w14:paraId="75022AE2" w14:textId="4D6047DC" w:rsidR="00CD4F69" w:rsidDel="00926EC4" w:rsidRDefault="004238F2" w:rsidP="00380F0D">
      <w:pPr>
        <w:pStyle w:val="Heading2"/>
        <w:spacing w:after="120"/>
        <w:ind w:left="0" w:firstLine="720"/>
        <w:rPr>
          <w:moveFrom w:id="95" w:author="Thomas Lee" w:date="2020-06-05T00:47:00Z"/>
          <w:szCs w:val="22"/>
        </w:rPr>
      </w:pPr>
      <w:moveFromRangeStart w:id="96" w:author="Thomas Lee" w:date="2020-06-05T00:47:00Z" w:name="move42210441"/>
      <w:moveToRangeEnd w:id="89"/>
      <w:moveFrom w:id="97" w:author="Thomas Lee" w:date="2020-06-05T00:47:00Z">
        <w:r w:rsidRPr="00CD4F69" w:rsidDel="00926EC4">
          <w:rPr>
            <w:szCs w:val="22"/>
          </w:rPr>
          <w:t>The term "Service Center" shall mean CJI's FAA approved Certified Repair Station number OMJR606K located at Miami International Airport, Miami, Florida</w:t>
        </w:r>
        <w:r w:rsidR="00CD4F69" w:rsidRPr="00CD4F69" w:rsidDel="00926EC4">
          <w:rPr>
            <w:szCs w:val="22"/>
          </w:rPr>
          <w:t>.</w:t>
        </w:r>
        <w:r w:rsidRPr="00CD4F69" w:rsidDel="00926EC4">
          <w:rPr>
            <w:szCs w:val="22"/>
          </w:rPr>
          <w:t xml:space="preserve"> </w:t>
        </w:r>
      </w:moveFrom>
    </w:p>
    <w:moveFromRangeEnd w:id="96"/>
    <w:p w14:paraId="6D7DD2F0" w14:textId="5844E559" w:rsidR="00B635EE" w:rsidRPr="00B635EE" w:rsidRDefault="004238F2" w:rsidP="00380F0D">
      <w:pPr>
        <w:pStyle w:val="Heading2"/>
        <w:spacing w:after="120"/>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ins w:id="98" w:author="Timothy Perez" w:date="2020-06-05T00:56:00Z">
        <w:r w:rsidR="003F2F94">
          <w:rPr>
            <w:szCs w:val="22"/>
          </w:rPr>
          <w:t xml:space="preserve">XYZ Inc. and </w:t>
        </w:r>
      </w:ins>
      <w:r w:rsidRPr="00B635EE">
        <w:rPr>
          <w:szCs w:val="22"/>
        </w:rPr>
        <w:t xml:space="preserve">Customer, pursuant to which Customer specifies </w:t>
      </w:r>
      <w:ins w:id="99" w:author="Timothy Perez" w:date="2020-06-05T00:56:00Z">
        <w:r w:rsidR="003F2F94">
          <w:rPr>
            <w:szCs w:val="22"/>
          </w:rPr>
          <w:t xml:space="preserve">and XYZ Inc. agrees to </w:t>
        </w:r>
      </w:ins>
      <w:r w:rsidRPr="00B635EE">
        <w:rPr>
          <w:szCs w:val="22"/>
        </w:rPr>
        <w:t>the scope of work, pricing and related agreements</w:t>
      </w:r>
      <w:del w:id="100" w:author="Timothy Perez" w:date="2020-06-05T01:01:00Z">
        <w:r w:rsidRPr="00B635EE" w:rsidDel="00591403">
          <w:rPr>
            <w:szCs w:val="22"/>
          </w:rPr>
          <w:delText xml:space="preserve"> and </w:delText>
        </w:r>
      </w:del>
      <w:del w:id="101" w:author="Timothy Perez" w:date="2020-06-05T00:57:00Z">
        <w:r w:rsidRPr="00B635EE" w:rsidDel="003F2F94">
          <w:rPr>
            <w:szCs w:val="22"/>
          </w:rPr>
          <w:delText>pursuant to which Customer agrees to these terms</w:delText>
        </w:r>
      </w:del>
      <w:r w:rsidR="00B635EE">
        <w:rPr>
          <w:szCs w:val="22"/>
        </w:rPr>
        <w:t>.</w:t>
      </w:r>
      <w:del w:id="102" w:author="Timothy Perez" w:date="2020-06-05T01:02:00Z">
        <w:r w:rsidR="00B635EE" w:rsidDel="00591403">
          <w:rPr>
            <w:szCs w:val="22"/>
          </w:rPr>
          <w:delText xml:space="preserve"> </w:delText>
        </w:r>
        <w:r w:rsidR="00B635EE" w:rsidRPr="00B635EE" w:rsidDel="00591403">
          <w:rPr>
            <w:szCs w:val="22"/>
          </w:rPr>
          <w:delText xml:space="preserve">In the event of a conflict in the terms of this GTA and any fully executed Service Agreement (regardless which of the documents was first executed), </w:delText>
        </w:r>
      </w:del>
      <w:del w:id="103" w:author="Timothy Perez" w:date="2020-06-05T00:48:00Z">
        <w:r w:rsidR="00B635EE" w:rsidRPr="00B635EE" w:rsidDel="00926EC4">
          <w:rPr>
            <w:szCs w:val="22"/>
          </w:rPr>
          <w:delText>this GTA</w:delText>
        </w:r>
      </w:del>
      <w:del w:id="104" w:author="Timothy Perez" w:date="2020-06-05T01:02:00Z">
        <w:r w:rsidR="00B635EE" w:rsidRPr="00B635EE" w:rsidDel="00591403">
          <w:rPr>
            <w:szCs w:val="22"/>
          </w:rPr>
          <w:delText xml:space="preserve"> shall prevail as to all terms and conditions</w:delText>
        </w:r>
      </w:del>
      <w:del w:id="105" w:author="Timothy Perez" w:date="2020-06-05T00:48:00Z">
        <w:r w:rsidR="00B635EE" w:rsidRPr="00B635EE" w:rsidDel="00926EC4">
          <w:rPr>
            <w:szCs w:val="22"/>
          </w:rPr>
          <w:delText xml:space="preserve"> other than those related to scope of work, the method of performing </w:delText>
        </w:r>
        <w:r w:rsidR="00B635EE" w:rsidDel="00926EC4">
          <w:rPr>
            <w:szCs w:val="22"/>
          </w:rPr>
          <w:delText>work and the price of the work</w:delText>
        </w:r>
      </w:del>
      <w:del w:id="106" w:author="Timothy Perez" w:date="2020-06-05T01:02:00Z">
        <w:r w:rsidR="00B635EE" w:rsidDel="00591403">
          <w:rPr>
            <w:szCs w:val="22"/>
          </w:rPr>
          <w:delText>.</w:delText>
        </w:r>
      </w:del>
    </w:p>
    <w:p w14:paraId="3D918477" w14:textId="63AC4F4D" w:rsidR="004238F2" w:rsidRPr="00B635EE" w:rsidDel="00926EC4" w:rsidRDefault="004238F2" w:rsidP="00380F0D">
      <w:pPr>
        <w:pStyle w:val="Heading2"/>
        <w:spacing w:after="120"/>
        <w:ind w:left="0" w:firstLine="720"/>
        <w:rPr>
          <w:moveFrom w:id="107" w:author="Thomas Lee" w:date="2020-06-05T00:44:00Z"/>
          <w:szCs w:val="22"/>
        </w:rPr>
      </w:pPr>
      <w:moveFromRangeStart w:id="108" w:author="Thomas Lee" w:date="2020-06-05T00:44:00Z" w:name="move42210298"/>
      <w:moveFrom w:id="109" w:author="Thomas Lee" w:date="2020-06-05T00:44:00Z">
        <w:r w:rsidRPr="00B635EE" w:rsidDel="00926EC4">
          <w:rPr>
            <w:szCs w:val="22"/>
          </w:rPr>
          <w:t>The term "Services" or “Service” shall mean such work as is detailed in the Work Scope or Service Agreement, or which is otherwise requested by Customer.</w:t>
        </w:r>
      </w:moveFrom>
    </w:p>
    <w:moveFromRangeEnd w:id="108"/>
    <w:p w14:paraId="01B193A0" w14:textId="77777777" w:rsidR="00926EC4" w:rsidRDefault="00926EC4" w:rsidP="00926EC4">
      <w:pPr>
        <w:pStyle w:val="Heading2"/>
        <w:spacing w:after="120"/>
        <w:ind w:left="0" w:firstLine="720"/>
        <w:rPr>
          <w:moveTo w:id="110" w:author="Thomas Lee" w:date="2020-06-05T00:47:00Z"/>
          <w:szCs w:val="22"/>
        </w:rPr>
      </w:pPr>
      <w:moveToRangeStart w:id="111" w:author="Thomas Lee" w:date="2020-06-05T00:47:00Z" w:name="move42210441"/>
      <w:moveTo w:id="112" w:author="Thomas Lee" w:date="2020-06-05T00:47:00Z">
        <w:r w:rsidRPr="00CD4F69">
          <w:rPr>
            <w:szCs w:val="22"/>
          </w:rPr>
          <w:t xml:space="preserve">The term "Service Center" shall mean CJI's FAA approved Certified Repair Station number OMJR606K located at Miami International Airport, Miami, Florida. </w:t>
        </w:r>
      </w:moveTo>
    </w:p>
    <w:moveToRangeEnd w:id="111"/>
    <w:p w14:paraId="1293A445" w14:textId="08E016AF" w:rsidR="004238F2" w:rsidRDefault="004238F2" w:rsidP="00380F0D">
      <w:pPr>
        <w:pStyle w:val="Heading2"/>
        <w:spacing w:after="120"/>
        <w:ind w:left="0" w:firstLine="720"/>
        <w:rPr>
          <w:szCs w:val="22"/>
        </w:rPr>
      </w:pPr>
      <w:r w:rsidRPr="002F32AC">
        <w:rPr>
          <w:szCs w:val="22"/>
        </w:rPr>
        <w:t xml:space="preserve">The term “Service Period” means the amount of time </w:t>
      </w:r>
      <w:ins w:id="113" w:author="Timothy Perez" w:date="2020-06-05T00:49:00Z">
        <w:r w:rsidR="00926EC4">
          <w:rPr>
            <w:szCs w:val="22"/>
          </w:rPr>
          <w:t xml:space="preserve">specified in the Service Agreement, or if not so specified, </w:t>
        </w:r>
      </w:ins>
      <w:r w:rsidRPr="002F32AC">
        <w:rPr>
          <w:szCs w:val="22"/>
        </w:rPr>
        <w:t>estimated by MRO to carry out Services on the Aircraft or the time actually used in delivering the Services.</w:t>
      </w:r>
    </w:p>
    <w:p w14:paraId="1B4594A7" w14:textId="183D250D" w:rsidR="00926EC4" w:rsidRPr="002F32AC" w:rsidDel="003F2F94" w:rsidRDefault="00926EC4" w:rsidP="00926EC4">
      <w:pPr>
        <w:pStyle w:val="Heading2"/>
        <w:spacing w:after="120"/>
        <w:ind w:left="0" w:firstLine="720"/>
        <w:rPr>
          <w:del w:id="114" w:author="Timothy Perez" w:date="2020-06-05T00:54:00Z"/>
          <w:moveTo w:id="115" w:author="Thomas Lee" w:date="2020-06-05T00:44:00Z"/>
          <w:szCs w:val="22"/>
        </w:rPr>
      </w:pPr>
      <w:moveToRangeStart w:id="116" w:author="Thomas Lee" w:date="2020-06-05T00:44:00Z" w:name="move42210288"/>
      <w:moveTo w:id="117" w:author="Thomas Lee" w:date="2020-06-05T00:44:00Z">
        <w:del w:id="118" w:author="Timothy Perez" w:date="2020-06-05T00:54:00Z">
          <w:r w:rsidRPr="002F32AC" w:rsidDel="003F2F94">
            <w:rPr>
              <w:szCs w:val="22"/>
            </w:rPr>
            <w:delText>The term "Serviceable" indicates a statement</w:delText>
          </w:r>
          <w:r w:rsidDel="003F2F94">
            <w:rPr>
              <w:szCs w:val="22"/>
            </w:rPr>
            <w:delText xml:space="preserve"> of condition of a part, either </w:delText>
          </w:r>
          <w:r w:rsidRPr="002F32AC" w:rsidDel="003F2F94">
            <w:rPr>
              <w:szCs w:val="22"/>
            </w:rPr>
            <w:delText>Overhauled, Repaired or Inspected, in accordance with the manufacturer's specifications, tested to specific standards, which can be used for the same purpose as an original part. A Serviceable part may, however, have a time limited life which can affect its utilization.</w:delText>
          </w:r>
        </w:del>
      </w:moveTo>
    </w:p>
    <w:moveToRangeEnd w:id="116"/>
    <w:p w14:paraId="53505A2E" w14:textId="209505E3" w:rsidR="00B47581" w:rsidRPr="00453E18" w:rsidDel="00926EC4" w:rsidRDefault="00B47581" w:rsidP="00665331">
      <w:pPr>
        <w:pStyle w:val="Heading2"/>
        <w:spacing w:after="120"/>
        <w:ind w:left="0" w:firstLine="720"/>
        <w:rPr>
          <w:del w:id="119" w:author="Timothy Perez" w:date="2020-06-05T00:52:00Z"/>
          <w:bCs w:val="0"/>
        </w:rPr>
      </w:pPr>
      <w:del w:id="120" w:author="Timothy Perez" w:date="2020-06-05T00:52:00Z">
        <w:r w:rsidDel="00926EC4">
          <w:delText>The term “Redelivery” means the return of possession of the Aircraft to Customer.</w:delText>
        </w:r>
      </w:del>
    </w:p>
    <w:p w14:paraId="4511B924" w14:textId="1933AD94" w:rsidR="004238F2" w:rsidRPr="002F32AC" w:rsidDel="00926EC4" w:rsidRDefault="004238F2" w:rsidP="00D2461B">
      <w:pPr>
        <w:pStyle w:val="Heading2"/>
        <w:spacing w:after="120"/>
        <w:ind w:left="0" w:firstLine="720"/>
        <w:rPr>
          <w:del w:id="121" w:author="Timothy Perez" w:date="2020-06-05T00:52:00Z"/>
          <w:moveFrom w:id="122" w:author="Thomas Lee" w:date="2020-06-05T00:50:00Z"/>
        </w:rPr>
      </w:pPr>
      <w:moveFromRangeStart w:id="123" w:author="Thomas Lee" w:date="2020-06-05T00:50:00Z" w:name="move42210673"/>
      <w:moveFrom w:id="124" w:author="Thomas Lee" w:date="2020-06-05T00:50:00Z">
        <w:del w:id="125" w:author="Timothy Perez" w:date="2020-06-05T00:52:00Z">
          <w:r w:rsidRPr="002F32AC" w:rsidDel="00926EC4">
            <w:delText>“Redelivery Notice” means a written communication from XYZ Inc. to Customer advising that the Aircraft is or will be ready for Redelivery on a specific date.</w:delText>
          </w:r>
        </w:del>
      </w:moveFrom>
    </w:p>
    <w:moveFromRangeEnd w:id="123"/>
    <w:p w14:paraId="53F87E42" w14:textId="2AAA7500" w:rsidR="004238F2" w:rsidRPr="00552AA8" w:rsidDel="00926EC4" w:rsidRDefault="004238F2" w:rsidP="004238F2">
      <w:pPr>
        <w:pStyle w:val="Heading2"/>
        <w:ind w:left="0" w:firstLine="720"/>
        <w:rPr>
          <w:del w:id="126" w:author="Timothy Perez" w:date="2020-06-05T00:52:00Z"/>
          <w:szCs w:val="22"/>
        </w:rPr>
      </w:pPr>
      <w:del w:id="127" w:author="Timothy Perez" w:date="2020-06-05T00:52:00Z">
        <w:r w:rsidRPr="002F32AC" w:rsidDel="00926EC4">
          <w:rPr>
            <w:szCs w:val="22"/>
          </w:rPr>
          <w:delText>The term “Redelivery Date” refers to the earlier of (i) actual Redelivery, or (ii) five (5)</w:delText>
        </w:r>
        <w:r w:rsidR="00435539" w:rsidDel="00926EC4">
          <w:rPr>
            <w:szCs w:val="22"/>
          </w:rPr>
          <w:delText xml:space="preserve"> </w:delText>
        </w:r>
        <w:r w:rsidRPr="002F32AC" w:rsidDel="00926EC4">
          <w:rPr>
            <w:szCs w:val="22"/>
          </w:rPr>
          <w:delText xml:space="preserve">days after the </w:delText>
        </w:r>
        <w:r w:rsidRPr="00552AA8" w:rsidDel="00926EC4">
          <w:rPr>
            <w:szCs w:val="22"/>
          </w:rPr>
          <w:delText>scheduled Redelivery date per the Redelivery Notice if Customer fails to take Redelivery of the Aircraft within that time.</w:delText>
        </w:r>
      </w:del>
    </w:p>
    <w:p w14:paraId="2F0F0DD4" w14:textId="1E6A560B" w:rsidR="00926EC4" w:rsidRPr="002F32AC" w:rsidDel="00926EC4" w:rsidRDefault="00926EC4" w:rsidP="00926EC4">
      <w:pPr>
        <w:pStyle w:val="Heading2"/>
        <w:spacing w:after="120"/>
        <w:ind w:left="0" w:firstLine="720"/>
        <w:rPr>
          <w:del w:id="128" w:author="Timothy Perez" w:date="2020-06-05T00:52:00Z"/>
          <w:moveTo w:id="129" w:author="Thomas Lee" w:date="2020-06-05T00:50:00Z"/>
        </w:rPr>
      </w:pPr>
      <w:moveToRangeStart w:id="130" w:author="Thomas Lee" w:date="2020-06-05T00:50:00Z" w:name="move42210673"/>
      <w:moveTo w:id="131" w:author="Thomas Lee" w:date="2020-06-05T00:50:00Z">
        <w:del w:id="132" w:author="Timothy Perez" w:date="2020-06-05T00:52:00Z">
          <w:r w:rsidRPr="002F32AC" w:rsidDel="00926EC4">
            <w:delText>“Redelivery Notice” means a written communication from XYZ Inc. to Customer advising that the Aircraft is or will be ready for Redelivery on a specific date.</w:delText>
          </w:r>
        </w:del>
      </w:moveTo>
    </w:p>
    <w:p w14:paraId="7F107E31" w14:textId="7B9EDB21" w:rsidR="004238F2" w:rsidRPr="00552AA8" w:rsidDel="00926EC4" w:rsidRDefault="004238F2" w:rsidP="004238F2">
      <w:pPr>
        <w:pStyle w:val="Heading2"/>
        <w:ind w:left="0" w:firstLine="720"/>
        <w:rPr>
          <w:moveFrom w:id="133" w:author="Thomas Lee" w:date="2020-06-05T00:51:00Z"/>
          <w:color w:val="000000" w:themeColor="text1"/>
          <w:szCs w:val="22"/>
        </w:rPr>
      </w:pPr>
      <w:moveFromRangeStart w:id="134" w:author="Thomas Lee" w:date="2020-06-05T00:51:00Z" w:name="move42210685"/>
      <w:moveToRangeEnd w:id="130"/>
      <w:moveFrom w:id="135" w:author="Thomas Lee" w:date="2020-06-05T00:51:00Z">
        <w:r w:rsidRPr="00552AA8" w:rsidDel="00926EC4">
          <w:rPr>
            <w:szCs w:val="22"/>
          </w:rPr>
          <w:lastRenderedPageBreak/>
          <w:t xml:space="preserve">The </w:t>
        </w:r>
        <w:r w:rsidRPr="00552AA8" w:rsidDel="00926EC4">
          <w:rPr>
            <w:color w:val="000000" w:themeColor="text1"/>
            <w:szCs w:val="22"/>
          </w:rPr>
          <w:t>term “</w:t>
        </w:r>
        <w:r w:rsidR="00552AA8" w:rsidRPr="00552AA8" w:rsidDel="00926EC4">
          <w:rPr>
            <w:color w:val="000000" w:themeColor="text1"/>
            <w:szCs w:val="22"/>
          </w:rPr>
          <w:t>Over and Above Charges” is used in connection with Services which CJI is asked to provide but not specified in the initial flat rate Services of the applicable executed Service Agreement, and refers to the way such additional Services will be billed to Customer.</w:t>
        </w:r>
      </w:moveFrom>
    </w:p>
    <w:moveFromRangeEnd w:id="134"/>
    <w:p w14:paraId="36C6244C" w14:textId="77777777"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3F2F94">
      <w:pPr>
        <w:pStyle w:val="Heading2"/>
        <w:spacing w:after="120"/>
        <w:ind w:left="0" w:firstLine="720"/>
        <w:rPr>
          <w:ins w:id="136" w:author="Timothy Perez" w:date="2020-06-05T00:55:00Z"/>
          <w:szCs w:val="22"/>
        </w:rPr>
      </w:pPr>
      <w:ins w:id="137" w:author="Timothy Perez" w:date="2020-06-05T00:55:00Z">
        <w:r w:rsidRPr="002F32AC">
          <w:rPr>
            <w:szCs w:val="22"/>
          </w:rPr>
          <w:t>The term "Serviceable" indicates a statement</w:t>
        </w:r>
        <w:r>
          <w:rPr>
            <w:szCs w:val="22"/>
          </w:rPr>
          <w:t xml:space="preserve"> of condition of a part, either </w:t>
        </w:r>
        <w:r w:rsidRPr="002F32AC">
          <w:rPr>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ins>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2CC26322" w:rsidR="00591403" w:rsidRPr="002F32AC" w:rsidRDefault="00591403" w:rsidP="00591403">
      <w:pPr>
        <w:pStyle w:val="Heading2"/>
        <w:ind w:left="0" w:firstLine="720"/>
        <w:rPr>
          <w:ins w:id="138" w:author="Timothy Perez" w:date="2020-06-05T00:58:00Z"/>
          <w:szCs w:val="22"/>
        </w:rPr>
      </w:pPr>
      <w:ins w:id="139" w:author="Timothy Perez" w:date="2020-06-05T00:58:00Z">
        <w:r w:rsidRPr="002F32AC">
          <w:rPr>
            <w:szCs w:val="22"/>
          </w:rPr>
          <w:t>The term “Work Scope Agreement” means the written document titled “Work Scope Agreement” signed by XYZ Inc. and Customer</w:t>
        </w:r>
        <w:r>
          <w:rPr>
            <w:szCs w:val="22"/>
          </w:rPr>
          <w:t xml:space="preserve"/>
        </w:r>
        <w:r w:rsidRPr="002F32AC">
          <w:rPr>
            <w:szCs w:val="22"/>
          </w:rPr>
          <w:t xml:space="preserve"/>
        </w:r>
        <w:r w:rsidRPr="00B635EE">
          <w:rPr>
            <w:szCs w:val="22"/>
          </w:rPr>
          <w:t xml:space="preserve"/>
        </w:r>
        <w:r>
          <w:rPr>
            <w:szCs w:val="22"/>
          </w:rPr>
          <w:t/>
        </w:r>
        <w:r w:rsidRPr="00B635EE">
          <w:rPr>
            <w:szCs w:val="22"/>
          </w:rPr>
          <w:t/>
        </w:r>
        <w:r>
          <w:rPr>
            <w:szCs w:val="22"/>
          </w:rPr>
          <w:t/>
        </w:r>
        <w:r w:rsidRPr="00B635EE">
          <w:rPr>
            <w:szCs w:val="22"/>
          </w:rPr>
          <w:t xml:space="preserve"/>
        </w:r>
        <w:r>
          <w:rPr>
            <w:szCs w:val="22"/>
          </w:rPr>
          <w:t xml:space="preserve"/>
        </w:r>
        <w:r w:rsidRPr="00B635EE">
          <w:rPr>
            <w:szCs w:val="22"/>
          </w:rPr>
          <w:t/>
        </w:r>
      </w:ins>
      <w:ins w:id="140" w:author="Timothy Perez" w:date="2020-06-05T00:59:00Z">
        <w:r>
          <w:rPr>
            <w:szCs w:val="22"/>
          </w:rPr>
          <w:t xml:space="preserve"> in connection with the Services to be performed on an Aircraft, which comprises a part of the Service Agreement</w:t>
        </w:r>
      </w:ins>
      <w:ins w:id="141" w:author="Timothy Perez" w:date="2020-06-05T00:58:00Z">
        <w:r w:rsidRPr="002F32AC">
          <w:rPr>
            <w:szCs w:val="22"/>
          </w:rPr>
          <w:t>.</w:t>
        </w:r>
      </w:ins>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68369420"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(i) </w:t>
      </w:r>
      <w:del w:id="142" w:author="Timothy Perez" w:date="2020-06-05T01:00:00Z">
        <w:r w:rsidRPr="002F32AC" w:rsidDel="00591403">
          <w:rPr>
            <w:szCs w:val="22"/>
          </w:rPr>
          <w:delText>s</w:delText>
        </w:r>
      </w:del>
      <w:ins w:id="143" w:author="Timothy Perez" w:date="2020-06-05T01:00:00Z">
        <w:r w:rsidR="00591403">
          <w:rPr>
            <w:szCs w:val="22"/>
          </w:rPr>
          <w:t>S</w:t>
        </w:r>
      </w:ins>
      <w:r w:rsidRPr="002F32AC">
        <w:rPr>
          <w:szCs w:val="22"/>
        </w:rPr>
        <w:t xml:space="preserve">ervice </w:t>
      </w:r>
      <w:del w:id="144" w:author="Timothy Perez" w:date="2020-06-05T01:00:00Z">
        <w:r w:rsidRPr="002F32AC" w:rsidDel="00591403">
          <w:rPr>
            <w:szCs w:val="22"/>
          </w:rPr>
          <w:delText>a</w:delText>
        </w:r>
      </w:del>
      <w:ins w:id="145" w:author="Timothy Perez" w:date="2020-06-05T01:00:00Z">
        <w:r w:rsidR="00591403">
          <w:rPr>
            <w:szCs w:val="22"/>
          </w:rPr>
          <w:t>A</w:t>
        </w:r>
      </w:ins>
      <w:r w:rsidRPr="002F32AC">
        <w:rPr>
          <w:szCs w:val="22"/>
        </w:rPr>
        <w:t xml:space="preserve">greements, (ii) </w:t>
      </w:r>
      <w:del w:id="146" w:author="Timothy Perez" w:date="2020-06-05T01:00:00Z">
        <w:r w:rsidRPr="002F32AC" w:rsidDel="00591403">
          <w:rPr>
            <w:szCs w:val="22"/>
          </w:rPr>
          <w:delText xml:space="preserve">contracts for service, (iii) maintenance agreements, (iv) orders for service on any aircraft, (v) </w:delText>
        </w:r>
      </w:del>
      <w:r w:rsidRPr="002F32AC">
        <w:rPr>
          <w:szCs w:val="22"/>
        </w:rPr>
        <w:t>delivery receipts and other documents evidencing the delivery of an aircraft to MRO for any purpose, (</w:t>
      </w:r>
      <w:del w:id="147" w:author="Timothy Perez" w:date="2020-06-05T01:00:00Z">
        <w:r w:rsidRPr="002F32AC" w:rsidDel="00591403">
          <w:rPr>
            <w:szCs w:val="22"/>
          </w:rPr>
          <w:delText>v</w:delText>
        </w:r>
      </w:del>
      <w:ins w:id="148" w:author="Timothy Perez" w:date="2020-06-05T01:00:00Z">
        <w:r w:rsidR="00591403">
          <w:rPr>
            <w:szCs w:val="22"/>
          </w:rPr>
          <w:t>ii</w:t>
        </w:r>
      </w:ins>
      <w:r w:rsidRPr="002F32AC">
        <w:rPr>
          <w:szCs w:val="22"/>
        </w:rPr>
        <w:t xml:space="preserve">i) </w:t>
      </w:r>
      <w:r w:rsidR="00E17125">
        <w:rPr>
          <w:szCs w:val="22"/>
        </w:rPr>
        <w:t>oral agreements</w:t>
      </w:r>
      <w:ins w:id="149" w:author="Timothy Perez" w:date="2020-06-05T01:00:00Z">
        <w:r w:rsidR="00591403">
          <w:rPr>
            <w:szCs w:val="22"/>
          </w:rPr>
          <w:t xml:space="preserve"> between XYZ Inc. and the Customer</w:t>
        </w:r>
      </w:ins>
      <w:r w:rsidR="00E17125">
        <w:rPr>
          <w:szCs w:val="22"/>
        </w:rPr>
        <w:t>, and (</w:t>
      </w:r>
      <w:ins w:id="150" w:author="Timothy Perez" w:date="2020-06-05T01:00:00Z">
        <w:r w:rsidR="00591403">
          <w:rPr>
            <w:szCs w:val="22"/>
          </w:rPr>
          <w:t>i</w:t>
        </w:r>
      </w:ins>
      <w:r w:rsidR="00E17125">
        <w:rPr>
          <w:szCs w:val="22"/>
        </w:rPr>
        <w:t>v</w:t>
      </w:r>
      <w:del w:id="151" w:author="Timothy Perez" w:date="2020-06-05T01:00:00Z">
        <w:r w:rsidR="00E17125" w:rsidDel="00591403">
          <w:rPr>
            <w:szCs w:val="22"/>
          </w:rPr>
          <w:delText>ii</w:delText>
        </w:r>
      </w:del>
      <w:r w:rsidR="00E17125">
        <w:rPr>
          <w:szCs w:val="22"/>
        </w:rPr>
        <w:t xml:space="preserve">)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ins w:id="152" w:author="Timothy Perez" w:date="2020-06-05T01:02:00Z">
        <w:r w:rsidR="00591403">
          <w:rPr>
            <w:szCs w:val="22"/>
          </w:rPr>
          <w:t xml:space="preserve">Each Service Agreement shall be deemed to incorporate the terms of this GTA.  </w:t>
        </w:r>
        <w:r w:rsidR="00591403" w:rsidRPr="00B635EE">
          <w:rPr>
            <w:szCs w:val="22"/>
          </w:rPr>
          <w:t xml:space="preserve">In the event of a conflict in the terms of this GTA and any fully executed Service Agreement (regardless which of the documents was first executed), </w:t>
        </w:r>
        <w:r w:rsidR="00591403">
          <w:rPr>
            <w:szCs w:val="22"/>
          </w:rPr>
          <w:t>the Service Agreement</w:t>
        </w:r>
        <w:r w:rsidR="00591403" w:rsidRPr="00B635EE">
          <w:rPr>
            <w:szCs w:val="22"/>
          </w:rPr>
          <w:t xml:space="preserve"> shall prevail as to all terms and conditions</w:t>
        </w:r>
        <w:r w:rsidR="00591403">
          <w:rPr>
            <w:szCs w:val="22"/>
          </w:rPr>
          <w:t xml:space="preserve"> </w:t>
        </w:r>
      </w:ins>
      <w:ins w:id="153" w:author="Timothy Perez" w:date="2020-06-05T01:03:00Z">
        <w:r w:rsidR="00591403">
          <w:rPr>
            <w:szCs w:val="22"/>
          </w:rPr>
          <w:t>thereof</w:t>
        </w:r>
      </w:ins>
      <w:ins w:id="154" w:author="Timothy Perez" w:date="2020-06-05T01:11:00Z">
        <w:r w:rsidR="00D7124E">
          <w:rPr>
            <w:szCs w:val="22"/>
          </w:rPr>
          <w:t>.</w:t>
        </w:r>
      </w:ins>
      <w:del w:id="155" w:author="Timothy Perez" w:date="2020-06-05T01:02:00Z">
        <w:r w:rsidRPr="002F32AC" w:rsidDel="00591403">
          <w:rPr>
            <w:szCs w:val="22"/>
          </w:rPr>
          <w:delText>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w:delText>
        </w:r>
      </w:del>
      <w:r w:rsidRPr="002F32AC">
        <w:rPr>
          <w:szCs w:val="22"/>
        </w:rPr>
        <w:t xml:space="preserve"> No course of conduct, inaction, industry practice or similar theory of implied agreement shall be construed to modify, alter or waive any provision of this GTA</w:t>
      </w:r>
      <w:ins w:id="156" w:author="Timothy Perez" w:date="2020-06-05T01:03:00Z">
        <w:r w:rsidR="00591403">
          <w:rPr>
            <w:szCs w:val="22"/>
          </w:rPr>
          <w:t xml:space="preserve"> or any Service Agreement</w:t>
        </w:r>
      </w:ins>
      <w:r w:rsidRPr="002F32AC">
        <w:rPr>
          <w:szCs w:val="22"/>
        </w:rPr>
        <w:t xml:space="preserve">.  </w:t>
      </w:r>
    </w:p>
    <w:p w14:paraId="16D82FB7" w14:textId="1800E3A7" w:rsidR="004238F2" w:rsidRPr="002F32AC" w:rsidDel="00591403" w:rsidRDefault="004238F2" w:rsidP="004238F2">
      <w:pPr>
        <w:widowControl/>
        <w:tabs>
          <w:tab w:val="left" w:pos="-1440"/>
        </w:tabs>
        <w:jc w:val="both"/>
        <w:rPr>
          <w:del w:id="157" w:author="Timothy Perez" w:date="2020-06-05T01:03:00Z"/>
          <w:szCs w:val="22"/>
        </w:rPr>
      </w:pPr>
    </w:p>
    <w:p w14:paraId="7EAB4370" w14:textId="77777777" w:rsidR="004238F2" w:rsidRPr="002F32AC" w:rsidRDefault="004238F2" w:rsidP="00684DAA">
      <w:pPr>
        <w:pStyle w:val="StyleHeading1Before0pt"/>
        <w:spacing w:after="120"/>
        <w:rPr>
          <w:sz w:val="22"/>
          <w:szCs w:val="22"/>
        </w:rPr>
      </w:pPr>
      <w:r w:rsidRPr="002F32AC">
        <w:rPr>
          <w:sz w:val="22"/>
          <w:szCs w:val="22"/>
        </w:rPr>
        <w:t>CUSTOMER RESPONSIBILITIES</w:t>
      </w:r>
    </w:p>
    <w:p w14:paraId="0B47163A" w14:textId="02A3FD3C" w:rsidR="004238F2" w:rsidRPr="002F32AC" w:rsidRDefault="004238F2" w:rsidP="00684DAA">
      <w:pPr>
        <w:pStyle w:val="Heading2"/>
        <w:spacing w:after="120"/>
        <w:ind w:left="0" w:firstLine="720"/>
        <w:rPr>
          <w:szCs w:val="22"/>
        </w:rPr>
      </w:pPr>
      <w:r w:rsidRPr="002F32AC">
        <w:rPr>
          <w:szCs w:val="22"/>
          <w:u w:val="none"/>
        </w:rPr>
        <w:t>Contract Execution</w:t>
      </w:r>
      <w:r w:rsidRPr="002F32AC">
        <w:rPr>
          <w:szCs w:val="22"/>
        </w:rPr>
        <w:t>.  Customer shall provide MRO a fully executed copy of th</w:t>
      </w:r>
      <w:ins w:id="158" w:author="Timothy Perez" w:date="2020-06-05T01:08:00Z">
        <w:r w:rsidR="00D7124E">
          <w:rPr>
            <w:szCs w:val="22"/>
          </w:rPr>
          <w:t>is</w:t>
        </w:r>
      </w:ins>
      <w:del w:id="159" w:author="Timothy Perez" w:date="2020-06-05T01:07:00Z">
        <w:r w:rsidRPr="002F32AC" w:rsidDel="00D7124E">
          <w:rPr>
            <w:szCs w:val="22"/>
          </w:rPr>
          <w:delText>e</w:delText>
        </w:r>
      </w:del>
      <w:r w:rsidRPr="002F32AC">
        <w:rPr>
          <w:szCs w:val="22"/>
        </w:rPr>
        <w:t xml:space="preserve"> GTA and a fully executed Service Agreement prior to delivery of the Aircraft to MRO.</w:t>
      </w:r>
    </w:p>
    <w:p w14:paraId="412C7055" w14:textId="2FC12746" w:rsidR="004238F2" w:rsidRPr="002F32AC" w:rsidRDefault="004238F2" w:rsidP="00684DAA">
      <w:pPr>
        <w:pStyle w:val="Heading2"/>
        <w:spacing w:after="120"/>
        <w:ind w:left="0" w:firstLine="720"/>
        <w:rPr>
          <w:szCs w:val="22"/>
        </w:rPr>
      </w:pPr>
      <w:r w:rsidRPr="002F32AC">
        <w:rPr>
          <w:szCs w:val="22"/>
          <w:u w:val="none"/>
        </w:rPr>
        <w:t>Customer Furnished Data</w:t>
      </w:r>
      <w:r w:rsidRPr="002F32AC">
        <w:rPr>
          <w:szCs w:val="22"/>
        </w:rPr>
        <w:t xml:space="preserve">.  Prior to delivery of the Aircraft to MRO, Customer shall provide to MRO one set of technical data in paper, and when possible, digital format, containing information on the Aircraft, its </w:t>
      </w:r>
      <w:del w:id="160" w:author="Timothy Perez" w:date="2020-06-05T01:13:00Z">
        <w:r w:rsidRPr="002F32AC" w:rsidDel="00D7124E">
          <w:rPr>
            <w:szCs w:val="22"/>
          </w:rPr>
          <w:delText>e</w:delText>
        </w:r>
      </w:del>
      <w:ins w:id="161" w:author="Timothy Perez" w:date="2020-06-05T01:13:00Z">
        <w:r w:rsidR="00D7124E">
          <w:rPr>
            <w:szCs w:val="22"/>
          </w:rPr>
          <w:t>E</w:t>
        </w:r>
      </w:ins>
      <w:r w:rsidRPr="002F32AC">
        <w:rPr>
          <w:szCs w:val="22"/>
        </w:rPr>
        <w:t xml:space="preserve">ngines and </w:t>
      </w:r>
      <w:del w:id="162" w:author="Timothy Perez" w:date="2020-06-05T01:13:00Z">
        <w:r w:rsidRPr="002F32AC" w:rsidDel="00D7124E">
          <w:rPr>
            <w:szCs w:val="22"/>
          </w:rPr>
          <w:delText>c</w:delText>
        </w:r>
      </w:del>
      <w:ins w:id="163" w:author="Timothy Perez" w:date="2020-06-05T01:13:00Z">
        <w:r w:rsidR="00D7124E">
          <w:rPr>
            <w:szCs w:val="22"/>
          </w:rPr>
          <w:t>C</w:t>
        </w:r>
      </w:ins>
      <w:r w:rsidRPr="002F32AC">
        <w:rPr>
          <w:szCs w:val="22"/>
        </w:rPr>
        <w:t xml:space="preserve">omponents on which the </w:t>
      </w:r>
      <w:ins w:id="164" w:author="Timothy Perez" w:date="2020-06-05T01:13:00Z">
        <w:r w:rsidR="00D7124E">
          <w:rPr>
            <w:szCs w:val="22"/>
          </w:rPr>
          <w:t>Services are</w:t>
        </w:r>
      </w:ins>
      <w:del w:id="165" w:author="Timothy Perez" w:date="2020-06-05T01:13:00Z">
        <w:r w:rsidRPr="002F32AC" w:rsidDel="00D7124E">
          <w:rPr>
            <w:szCs w:val="22"/>
          </w:rPr>
          <w:delText>work is</w:delText>
        </w:r>
      </w:del>
      <w:r w:rsidRPr="002F32AC">
        <w:rPr>
          <w:szCs w:val="22"/>
        </w:rPr>
        <w:t xml:space="preserve"> to be performed as well as all additional 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ins w:id="166" w:author="Timothy Perez" w:date="2020-06-05T01:13:00Z">
        <w:r w:rsidR="00D7124E">
          <w:rPr>
            <w:szCs w:val="22"/>
          </w:rPr>
          <w:t>n</w:t>
        </w:r>
      </w:ins>
      <w:del w:id="167" w:author="Timothy Perez" w:date="2020-06-05T01:13:00Z">
        <w:r w:rsidRPr="002F32AC" w:rsidDel="00D7124E">
          <w:rPr>
            <w:szCs w:val="22"/>
          </w:rPr>
          <w:delText>f</w:delText>
        </w:r>
      </w:del>
      <w:r w:rsidRPr="002F32AC">
        <w:rPr>
          <w:szCs w:val="22"/>
        </w:rPr>
        <w:t xml:space="preserve"> </w:t>
      </w:r>
      <w:ins w:id="168" w:author="Timothy Perez" w:date="2020-06-05T01:13:00Z">
        <w:r w:rsidR="00D7124E">
          <w:rPr>
            <w:szCs w:val="22"/>
          </w:rPr>
          <w:t xml:space="preserve">the </w:t>
        </w:r>
      </w:ins>
      <w:del w:id="169" w:author="Timothy Perez" w:date="2020-06-05T01:13:00Z">
        <w:r w:rsidRPr="002F32AC" w:rsidDel="00D7124E">
          <w:rPr>
            <w:szCs w:val="22"/>
          </w:rPr>
          <w:delText>a</w:delText>
        </w:r>
      </w:del>
      <w:ins w:id="170" w:author="Timothy Perez" w:date="2020-06-05T01:13:00Z">
        <w:r w:rsidR="00D7124E">
          <w:rPr>
            <w:szCs w:val="22"/>
          </w:rPr>
          <w:t>A</w:t>
        </w:r>
      </w:ins>
      <w:r w:rsidRPr="002F32AC">
        <w:rPr>
          <w:szCs w:val="22"/>
        </w:rPr>
        <w:t xml:space="preserve">ircraft: Maintenance Manuals; IPC; SRM; FIM; NDT; STC or supplemental modification data and manuals; Flight Manual; Wiring Diagrams; and, Trouble-shooting Manuals, including all supplements thereto, at the time of </w:t>
      </w:r>
      <w:del w:id="171" w:author="Timothy Perez" w:date="2020-06-05T01:14:00Z">
        <w:r w:rsidRPr="002F32AC" w:rsidDel="00576E95">
          <w:rPr>
            <w:szCs w:val="22"/>
          </w:rPr>
          <w:delText>a</w:delText>
        </w:r>
      </w:del>
      <w:ins w:id="172" w:author="Timothy Perez" w:date="2020-06-05T01:14:00Z">
        <w:r w:rsidR="00576E95">
          <w:rPr>
            <w:szCs w:val="22"/>
          </w:rPr>
          <w:t>A</w:t>
        </w:r>
      </w:ins>
      <w:r w:rsidRPr="002F32AC">
        <w:rPr>
          <w:szCs w:val="22"/>
        </w:rPr>
        <w:t xml:space="preserve">ircraft delivery to MRO. If applicable, Customer must supply a revised controlled copy of its G.M.M, training and authorization for RII and Airworthiness releases for an adequate number of MRO personnel to complete the Service Agreement in the </w:t>
      </w:r>
      <w:del w:id="173" w:author="Timothy Perez" w:date="2020-06-05T01:15:00Z">
        <w:r w:rsidRPr="002F32AC" w:rsidDel="00576E95">
          <w:rPr>
            <w:szCs w:val="22"/>
          </w:rPr>
          <w:delText>d</w:delText>
        </w:r>
      </w:del>
      <w:ins w:id="174" w:author="Timothy Perez" w:date="2020-06-05T01:15:00Z">
        <w:r w:rsidR="00576E95">
          <w:rPr>
            <w:szCs w:val="22"/>
          </w:rPr>
          <w:t>pr</w:t>
        </w:r>
      </w:ins>
      <w:r w:rsidRPr="002F32AC">
        <w:rPr>
          <w:szCs w:val="22"/>
        </w:rPr>
        <w:t xml:space="preserve">escribed period of time.  Unless applicable </w:t>
      </w:r>
      <w:r w:rsidRPr="002F32AC">
        <w:rPr>
          <w:szCs w:val="22"/>
        </w:rPr>
        <w:t xml:space="preserve">law requires otherwise, all supplied data shall be returned to Customer within twenty (20) days after the later of (i) Redelivery of the Aircraft to Customer; or (ii) payment in full of all sums due to MRO for </w:t>
      </w:r>
      <w:ins w:id="175" w:author="Timothy Perez" w:date="2020-06-05T01:16:00Z">
        <w:r w:rsidR="00576E95">
          <w:rPr>
            <w:szCs w:val="22"/>
          </w:rPr>
          <w:t>Services performed</w:t>
        </w:r>
      </w:ins>
      <w:del w:id="176" w:author="Timothy Perez" w:date="2020-06-05T01:16:00Z">
        <w:r w:rsidRPr="002F32AC" w:rsidDel="00576E95">
          <w:rPr>
            <w:szCs w:val="22"/>
          </w:rPr>
          <w:delText>work</w:delText>
        </w:r>
      </w:del>
      <w:r w:rsidRPr="002F32AC">
        <w:rPr>
          <w:szCs w:val="22"/>
        </w:rPr>
        <w:t xml:space="preserve"> on the Aircraft.</w:t>
      </w:r>
      <w:ins w:id="177" w:author="Timothy Perez" w:date="2020-06-05T01:16:00Z">
        <w:r w:rsidR="00576E95">
          <w:rPr>
            <w:szCs w:val="22"/>
          </w:rPr>
          <w:t xml:space="preserve"> [SUBJECT TO TECHNICAL ADVISOR REVIEW.]</w:t>
        </w:r>
      </w:ins>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5626C4AE" w:rsidR="007E1DA5" w:rsidRPr="002F32AC" w:rsidRDefault="004238F2" w:rsidP="007E1DA5">
      <w:pPr>
        <w:pStyle w:val="Heading2"/>
        <w:ind w:left="0" w:firstLine="720"/>
        <w:rPr>
          <w:szCs w:val="22"/>
        </w:rPr>
      </w:pPr>
      <w:r w:rsidRPr="002F32AC">
        <w:rPr>
          <w:szCs w:val="22"/>
          <w:u w:val="none"/>
        </w:rPr>
        <w:t>Special Tooling</w:t>
      </w:r>
      <w:r w:rsidRPr="002F32AC">
        <w:rPr>
          <w:szCs w:val="22"/>
        </w:rPr>
        <w:t xml:space="preserve">. Customer will be responsible to supply any special tooling not normally required during routine </w:t>
      </w:r>
      <w:del w:id="178" w:author="Timothy Perez" w:date="2020-06-05T01:16:00Z">
        <w:r w:rsidRPr="002F32AC" w:rsidDel="00576E95">
          <w:rPr>
            <w:szCs w:val="22"/>
          </w:rPr>
          <w:delText>H</w:delText>
        </w:r>
      </w:del>
      <w:ins w:id="179" w:author="Timothy Perez" w:date="2020-06-05T12:36:00Z">
        <w:r w:rsidR="00FA7EE6">
          <w:rPr>
            <w:szCs w:val="22"/>
          </w:rPr>
          <w:t>h</w:t>
        </w:r>
      </w:ins>
      <w:r w:rsidRPr="002F32AC">
        <w:rPr>
          <w:szCs w:val="22"/>
        </w:rPr>
        <w:t xml:space="preserve">eavy </w:t>
      </w:r>
      <w:del w:id="180" w:author="Timothy Perez" w:date="2020-06-05T01:16:00Z">
        <w:r w:rsidRPr="002F32AC" w:rsidDel="00576E95">
          <w:rPr>
            <w:szCs w:val="22"/>
          </w:rPr>
          <w:delText>M</w:delText>
        </w:r>
      </w:del>
      <w:ins w:id="181" w:author="Timothy Perez" w:date="2020-06-05T12:37:00Z">
        <w:r w:rsidR="00FA7EE6">
          <w:rPr>
            <w:szCs w:val="22"/>
          </w:rPr>
          <w:t>m</w:t>
        </w:r>
      </w:ins>
      <w:r w:rsidRPr="002F32AC">
        <w:rPr>
          <w:szCs w:val="22"/>
        </w:rPr>
        <w:t>aintenance</w:t>
      </w:r>
      <w:ins w:id="182" w:author="Timothy Perez" w:date="2020-06-05T01:16:00Z">
        <w:r w:rsidR="00576E95">
          <w:rPr>
            <w:szCs w:val="22"/>
          </w:rPr>
          <w:t xml:space="preserve"> for the</w:t>
        </w:r>
      </w:ins>
      <w:ins w:id="183" w:author="Timothy Perez" w:date="2020-06-05T01:17:00Z">
        <w:r w:rsidR="00576E95">
          <w:rPr>
            <w:szCs w:val="22"/>
          </w:rPr>
          <w:t xml:space="preserve"> Aircraft in accordance with the manufacturer’s MPD</w:t>
        </w:r>
      </w:ins>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work flow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r w:rsidRPr="002F32AC">
        <w:rPr>
          <w:szCs w:val="22"/>
          <w:u w:val="none"/>
        </w:rPr>
        <w:t>Insurance</w:t>
      </w:r>
      <w:r w:rsidRPr="002F32AC">
        <w:rPr>
          <w:szCs w:val="22"/>
        </w:rPr>
        <w:t>. Customer shall maintain insurance as set forth below.</w:t>
      </w:r>
    </w:p>
    <w:p w14:paraId="5C7A1779" w14:textId="77777777" w:rsidR="004238F2" w:rsidRPr="002F32AC" w:rsidRDefault="004238F2" w:rsidP="004238F2">
      <w:pPr>
        <w:pStyle w:val="Heading2"/>
        <w:ind w:left="0" w:firstLine="720"/>
        <w:rPr>
          <w:szCs w:val="22"/>
        </w:rPr>
      </w:pPr>
      <w:r w:rsidRPr="002F32AC">
        <w:rPr>
          <w:szCs w:val="22"/>
          <w:u w:val="none"/>
        </w:rPr>
        <w:t>Removal of Aircraft</w:t>
      </w:r>
      <w:r w:rsidRPr="002F32AC">
        <w:rPr>
          <w:szCs w:val="22"/>
        </w:rPr>
        <w:t>.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r w:rsidRPr="002F32AC">
        <w:rPr>
          <w:szCs w:val="22"/>
          <w:u w:val="none"/>
        </w:rPr>
        <w:t>Timely Payment</w:t>
      </w:r>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r w:rsidRPr="002F32AC">
        <w:rPr>
          <w:szCs w:val="22"/>
          <w:u w:val="none"/>
        </w:rPr>
        <w:t xml:space="preserve">Over and Above </w:t>
      </w:r>
      <w:r w:rsidR="001D4A5D">
        <w:rPr>
          <w:szCs w:val="22"/>
          <w:u w:val="none"/>
        </w:rPr>
        <w:t>Services</w:t>
      </w:r>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(i) 30 days from the invoice date, or (ii) prior to Redelivery of the Aircraft. </w:t>
      </w:r>
    </w:p>
    <w:p w14:paraId="1AD8597A" w14:textId="6FF91C51" w:rsidR="004238F2" w:rsidRPr="002F32AC" w:rsidRDefault="004238F2" w:rsidP="004238F2">
      <w:pPr>
        <w:pStyle w:val="Heading2"/>
        <w:ind w:left="0" w:firstLine="720"/>
        <w:rPr>
          <w:szCs w:val="22"/>
        </w:rPr>
      </w:pPr>
      <w:r w:rsidRPr="00E6709A">
        <w:rPr>
          <w:szCs w:val="22"/>
          <w:u w:val="none"/>
        </w:rPr>
        <w:t>Customer’s Representative</w:t>
      </w:r>
      <w:r w:rsidRPr="00E6709A">
        <w:rPr>
          <w:szCs w:val="22"/>
        </w:rPr>
        <w:t xml:space="preserve">.  Prior to the commencement of any Services, Customer must designate in writing its </w:t>
      </w:r>
      <w:del w:id="184" w:author="Timothy Perez" w:date="2020-06-05T01:18:00Z">
        <w:r w:rsidRPr="00E6709A" w:rsidDel="00576E95">
          <w:rPr>
            <w:szCs w:val="22"/>
          </w:rPr>
          <w:delText>R</w:delText>
        </w:r>
      </w:del>
      <w:ins w:id="185" w:author="Timothy Perez" w:date="2020-06-05T01:18:00Z">
        <w:r w:rsidR="00576E95">
          <w:rPr>
            <w:szCs w:val="22"/>
          </w:rPr>
          <w:t>r</w:t>
        </w:r>
      </w:ins>
      <w:r w:rsidRPr="00E6709A">
        <w:rPr>
          <w:szCs w:val="22"/>
        </w:rPr>
        <w:t>epresentative(s), who will be required to maintain liaison with MRO at all times during which Services are being performed on the Aircraft and to act on behalf of Customer in all respects</w:t>
      </w:r>
      <w:ins w:id="186" w:author="Timothy Perez" w:date="2020-06-05T01:18:00Z">
        <w:r w:rsidR="00576E95">
          <w:rPr>
            <w:szCs w:val="22"/>
          </w:rPr>
          <w:t xml:space="preserve"> (the “Representative”)</w:t>
        </w:r>
      </w:ins>
      <w:r w:rsidRPr="00E6709A">
        <w:rPr>
          <w:szCs w:val="22"/>
        </w:rPr>
        <w:t xml:space="preserve">. All Representatives must be willing to execute </w:t>
      </w:r>
      <w:ins w:id="187" w:author="Timothy Perez" w:date="2020-06-05T01:19:00Z">
        <w:r w:rsidR="00576E95">
          <w:rPr>
            <w:szCs w:val="22"/>
          </w:rPr>
          <w:t>a commercially reasonable</w:t>
        </w:r>
      </w:ins>
      <w:del w:id="188" w:author="Timothy Perez" w:date="2020-06-05T01:19:00Z">
        <w:r w:rsidRPr="00E6709A" w:rsidDel="00576E95">
          <w:rPr>
            <w:szCs w:val="22"/>
          </w:rPr>
          <w:delText>XYZ Inc.’s standard</w:delText>
        </w:r>
      </w:del>
      <w:r w:rsidRPr="00E6709A">
        <w:rPr>
          <w:szCs w:val="22"/>
        </w:rPr>
        <w:t xml:space="preserve"> indemnity and hold harmless agreement</w:t>
      </w:r>
      <w:ins w:id="189" w:author="Timothy Perez" w:date="2020-06-05T12:39:00Z">
        <w:r w:rsidR="00FA7EE6">
          <w:rPr>
            <w:rStyle w:val="FootnoteReference"/>
            <w:szCs w:val="22"/>
          </w:rPr>
          <w:footnoteReference w:id="1"/>
        </w:r>
      </w:ins>
      <w:r w:rsidRPr="00E6709A">
        <w:rPr>
          <w:szCs w:val="22"/>
        </w:rPr>
        <w:t xml:space="preserve">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exercised by MRO. Customer Representative will comply fully with the Company Visitor Policy at all times.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xml:space="preserve">.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w:t>
      </w:r>
      <w:r w:rsidRPr="002F32AC">
        <w:rPr>
          <w:szCs w:val="22"/>
        </w:rPr>
        <w:lastRenderedPageBreak/>
        <w:t>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r w:rsidRPr="002F32AC">
        <w:rPr>
          <w:szCs w:val="22"/>
          <w:u w:val="none"/>
        </w:rPr>
        <w:t>Certifications</w:t>
      </w:r>
      <w:r w:rsidRPr="002F32AC">
        <w:rPr>
          <w:szCs w:val="22"/>
        </w:rPr>
        <w:t>.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r w:rsidRPr="00211DFE">
        <w:rPr>
          <w:szCs w:val="22"/>
          <w:u w:val="none"/>
        </w:rPr>
        <w:t>Cargo</w:t>
      </w:r>
      <w:r w:rsidRPr="00211DFE">
        <w:rPr>
          <w:szCs w:val="22"/>
        </w:rPr>
        <w:t>.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r w:rsidRPr="002F32AC">
        <w:rPr>
          <w:szCs w:val="22"/>
          <w:u w:val="none"/>
        </w:rPr>
        <w:t>Services</w:t>
      </w:r>
      <w:r w:rsidRPr="002F32AC">
        <w:rPr>
          <w:szCs w:val="22"/>
        </w:rPr>
        <w:t>.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5F66791B" w:rsidR="00FA7EE6" w:rsidRPr="00FA7EE6" w:rsidRDefault="00FA7EE6" w:rsidP="007C2251">
      <w:pPr>
        <w:pStyle w:val="Heading2"/>
        <w:ind w:left="0" w:firstLine="720"/>
        <w:rPr>
          <w:ins w:id="191" w:author="Timothy Perez" w:date="2020-06-05T12:41:00Z"/>
          <w:rPrChange w:id="192" w:author="Timothy Perez" w:date="2020-06-05T12:42:00Z">
            <w:rPr>
              <w:ins w:id="193" w:author="Timothy Perez" w:date="2020-06-05T12:41:00Z"/>
              <w:szCs w:val="22"/>
              <w:u w:val="single"/>
            </w:rPr>
          </w:rPrChange>
        </w:rPr>
      </w:pPr>
      <w:ins w:id="194" w:author="Timothy Perez" w:date="2020-06-05T12:41:00Z">
        <w:r w:rsidRPr="007C2251">
          <w:rPr>
            <w:szCs w:val="22"/>
            <w:u w:val="single"/>
          </w:rPr>
          <w:t>Service Standard</w:t>
        </w:r>
      </w:ins>
      <w:ins w:id="195" w:author="Timothy Perez" w:date="2020-06-05T12:42:00Z">
        <w:r w:rsidRPr="007C2251">
          <w:rPr>
            <w:szCs w:val="22"/>
          </w:rPr>
          <w:t xml:space="preserve">.  XYZ Inc. will perform and certify the Service in accordance with (i) </w:t>
        </w:r>
        <w:r>
          <w:t xml:space="preserve"/>
        </w:r>
      </w:ins>
      <w:ins w:id="196" w:author="Timothy Perez" w:date="2020-06-05T12:48:00Z">
        <w:r w:rsidR="00884FD0">
          <w:t xml:space="preserve">all applicable laws and regulations (including those of the FAA), (ii) </w:t>
        </w:r>
      </w:ins>
      <w:ins w:id="197" w:author="Timothy Perez" w:date="2020-06-05T12:43:00Z">
        <w:r>
          <w:t>XYZ Inc.</w:t>
        </w:r>
      </w:ins>
      <w:ins w:id="198" w:author="Timothy Perez" w:date="2020-06-05T12:42:00Z">
        <w:r>
          <w:t>'s working procedure</w:t>
        </w:r>
      </w:ins>
      <w:ins w:id="199" w:author="Timothy Perez" w:date="2020-06-05T12:43:00Z">
        <w:r>
          <w:t>s</w:t>
        </w:r>
      </w:ins>
      <w:ins w:id="200" w:author="Timothy Perez" w:date="2020-06-05T12:42:00Z">
        <w:r>
          <w:t xml:space="preserve"> as approved by </w:t>
        </w:r>
      </w:ins>
      <w:ins w:id="201" w:author="Timothy Perez" w:date="2020-06-05T12:43:00Z">
        <w:r>
          <w:t xml:space="preserve">the </w:t>
        </w:r>
      </w:ins>
      <w:ins w:id="202" w:author="Timothy Perez" w:date="2020-06-05T12:42:00Z">
        <w:r>
          <w:t>FAA</w:t>
        </w:r>
      </w:ins>
      <w:ins w:id="203" w:author="Timothy Perez" w:date="2020-06-05T12:48:00Z">
        <w:r w:rsidR="00884FD0">
          <w:t>,</w:t>
        </w:r>
      </w:ins>
      <w:ins w:id="204" w:author="Timothy Perez" w:date="2020-06-05T12:43:00Z">
        <w:r>
          <w:t xml:space="preserve"> </w:t>
        </w:r>
      </w:ins>
      <w:ins w:id="205" w:author="Timothy Perez" w:date="2020-06-05T12:42:00Z">
        <w:r>
          <w:t>(ii</w:t>
        </w:r>
      </w:ins>
      <w:ins w:id="206" w:author="Timothy Perez" w:date="2020-06-05T12:48:00Z">
        <w:r w:rsidR="00884FD0">
          <w:t>i</w:t>
        </w:r>
      </w:ins>
      <w:ins w:id="207" w:author="Timothy Perez" w:date="2020-06-05T12:42:00Z">
        <w:r>
          <w:t>)</w:t>
        </w:r>
      </w:ins>
      <w:ins w:id="208" w:author="Timothy Perez" w:date="2020-06-05T12:43:00Z">
        <w:r>
          <w:t xml:space="preserve"> </w:t>
        </w:r>
      </w:ins>
      <w:ins w:id="209" w:author="Timothy Perez" w:date="2020-06-05T12:46:00Z">
        <w:r>
          <w:t>[</w:t>
        </w:r>
      </w:ins>
      <w:ins w:id="210" w:author="Timothy Perez" w:date="2020-06-05T12:42:00Z">
        <w:r>
          <w:t>FAR Part 145 approv</w:t>
        </w:r>
      </w:ins>
      <w:ins w:id="211" w:author="Timothy Perez" w:date="2020-06-05T12:45:00Z">
        <w:r>
          <w:t>al certificate and m</w:t>
        </w:r>
      </w:ins>
      <w:ins w:id="212" w:author="Timothy Perez" w:date="2020-06-05T12:42:00Z">
        <w:r>
          <w:t xml:space="preserve">aintenance </w:t>
        </w:r>
      </w:ins>
      <w:ins w:id="213" w:author="Timothy Perez" w:date="2020-06-05T12:45:00Z">
        <w:r>
          <w:t>m</w:t>
        </w:r>
      </w:ins>
      <w:ins w:id="214" w:author="Timothy Perez" w:date="2020-06-05T12:42:00Z">
        <w:r>
          <w:t>anual</w:t>
        </w:r>
      </w:ins>
      <w:ins w:id="215" w:author="Timothy Perez" w:date="2020-06-05T12:46:00Z">
        <w:r>
          <w:t>]</w:t>
        </w:r>
      </w:ins>
      <w:ins w:id="216" w:author="Timothy Perez" w:date="2020-06-05T12:42:00Z">
        <w:r>
          <w:t>;</w:t>
        </w:r>
      </w:ins>
      <w:ins w:id="217" w:author="Timothy Perez" w:date="2020-06-05T12:46:00Z">
        <w:r>
          <w:rPr>
            <w:rStyle w:val="FootnoteReference"/>
          </w:rPr>
          <w:footnoteReference w:id="2"/>
        </w:r>
      </w:ins>
      <w:ins w:id="219" w:author="Timothy Perez" w:date="2020-06-05T12:42:00Z">
        <w:r>
          <w:t xml:space="preserve"> and</w:t>
        </w:r>
      </w:ins>
      <w:ins w:id="220" w:author="Timothy Perez" w:date="2020-06-05T12:45:00Z">
        <w:r>
          <w:t xml:space="preserve"> </w:t>
        </w:r>
      </w:ins>
      <w:ins w:id="221" w:author="Timothy Perez" w:date="2020-06-05T12:42:00Z">
        <w:r>
          <w:t>(i</w:t>
        </w:r>
      </w:ins>
      <w:ins w:id="222" w:author="Timothy Perez" w:date="2020-06-05T12:48:00Z">
        <w:r w:rsidR="00884FD0">
          <w:t>v</w:t>
        </w:r>
      </w:ins>
      <w:ins w:id="223" w:author="Timothy Perez" w:date="2020-06-05T12:42:00Z">
        <w:r>
          <w:t>)</w:t>
        </w:r>
      </w:ins>
      <w:ins w:id="224" w:author="Timothy Perez" w:date="2020-06-05T12:45:00Z">
        <w:r>
          <w:t xml:space="preserve"> </w:t>
        </w:r>
      </w:ins>
      <w:ins w:id="225" w:author="Timothy Perez" w:date="2020-06-05T12:42:00Z">
        <w:r>
          <w:t>manufacturer's specifications, using only airworthy material.</w:t>
        </w:r>
      </w:ins>
      <w:ins w:id="226" w:author="Timothy Perez" w:date="2020-06-05T12:49:00Z">
        <w:r w:rsidR="00884FD0">
          <w:t xml:space="preserve">  C</w:t>
        </w:r>
      </w:ins>
      <w:ins w:id="227" w:author="Timothy Perez" w:date="2020-06-05T12:50:00Z">
        <w:r w:rsidR="00884FD0">
          <w:t xml:space="preserve">JI hereby represents that it has, and agrees to maintain at all times during the Service Period, the necessary certifications, licenses and approvals </w:t>
        </w:r>
      </w:ins>
      <w:ins w:id="228" w:author="Timothy Perez" w:date="2020-06-05T12:51:00Z">
        <w:r w:rsidR="00884FD0">
          <w:t>under all applicable laws and regulations (including the FAA), in order to perform the Services in accordance with the terms of this GTA and the Service Agreement.</w:t>
        </w:r>
      </w:ins>
      <w:ins w:id="229" w:author="Timothy Perez" w:date="2020-06-05T12:59:00Z">
        <w:r w:rsidR="00747BC4">
          <w:rPr>
            <w:rStyle w:val="FootnoteReference"/>
          </w:rPr>
          <w:footnoteReference w:id="3"/>
        </w:r>
      </w:ins>
    </w:p>
    <w:p w14:paraId="5EEB51E7" w14:textId="00834D41" w:rsidR="004238F2" w:rsidRPr="002F32AC" w:rsidRDefault="004238F2" w:rsidP="004238F2">
      <w:pPr>
        <w:pStyle w:val="Heading2"/>
        <w:ind w:left="0" w:firstLine="720"/>
        <w:rPr>
          <w:szCs w:val="22"/>
        </w:rPr>
      </w:pPr>
      <w:r w:rsidRPr="002F32AC">
        <w:rPr>
          <w:szCs w:val="22"/>
          <w:u w:val="none"/>
        </w:rPr>
        <w:t>Standard Tooling</w:t>
      </w:r>
      <w:r w:rsidRPr="002F32AC">
        <w:rPr>
          <w:szCs w:val="22"/>
        </w:rPr>
        <w:t xml:space="preserve">. MRO shall provide the tools, equipment, facilities, and labor normally required to accomplish the Service. </w:t>
      </w:r>
    </w:p>
    <w:p w14:paraId="04B1EAD5" w14:textId="3495E6B7" w:rsidR="004238F2" w:rsidRPr="002F32AC" w:rsidRDefault="004238F2" w:rsidP="004238F2">
      <w:pPr>
        <w:pStyle w:val="Heading2"/>
        <w:ind w:left="0" w:firstLine="720"/>
        <w:rPr>
          <w:szCs w:val="22"/>
        </w:rPr>
      </w:pPr>
      <w:r w:rsidRPr="002F32AC">
        <w:rPr>
          <w:szCs w:val="22"/>
          <w:u w:val="none"/>
        </w:rPr>
        <w:t>Right to Subcontract</w:t>
      </w:r>
      <w:r w:rsidRPr="002F32AC">
        <w:rPr>
          <w:szCs w:val="22"/>
        </w:rPr>
        <w:t>. MRO reserves the right to subcontract any portion of Services it deems necessary and desirable to qualified maintenance providers. MRO will remain</w:t>
      </w:r>
      <w:r w:rsidR="001D2A0E">
        <w:rPr>
          <w:szCs w:val="22"/>
        </w:rPr>
        <w:t xml:space="preserve"> </w:t>
      </w:r>
      <w:r w:rsidRPr="002F32AC">
        <w:rPr>
          <w:szCs w:val="22"/>
        </w:rPr>
        <w:t xml:space="preserve">responsible for any such subcontracted Services as set forth in MRO’s </w:t>
      </w:r>
      <w:ins w:id="232" w:author="Timothy Perez" w:date="2020-06-05T13:00:00Z">
        <w:r w:rsidR="00632FE8">
          <w:rPr>
            <w:szCs w:val="22"/>
          </w:rPr>
          <w:t>Express</w:t>
        </w:r>
      </w:ins>
      <w:del w:id="233" w:author="Timothy Perez" w:date="2020-06-05T13:00:00Z">
        <w:r w:rsidRPr="002F32AC" w:rsidDel="00632FE8">
          <w:rPr>
            <w:szCs w:val="22"/>
          </w:rPr>
          <w:delText>Limited</w:delText>
        </w:r>
      </w:del>
      <w:r w:rsidRPr="002F32AC">
        <w:rPr>
          <w:szCs w:val="22"/>
        </w:rPr>
        <w:t xml:space="preserve"> Warranty, below.</w:t>
      </w:r>
    </w:p>
    <w:p w14:paraId="388A8DAC" w14:textId="2B88B103" w:rsidR="004238F2" w:rsidRDefault="004238F2" w:rsidP="004238F2">
      <w:pPr>
        <w:pStyle w:val="Heading2"/>
        <w:ind w:left="0" w:firstLine="720"/>
        <w:rPr>
          <w:szCs w:val="22"/>
        </w:rPr>
      </w:pPr>
      <w:r w:rsidRPr="002F32AC">
        <w:rPr>
          <w:szCs w:val="22"/>
          <w:u w:val="none"/>
        </w:rPr>
        <w:t>Customer Representative Workspace</w:t>
      </w:r>
      <w:r w:rsidRPr="002F32AC">
        <w:rPr>
          <w:szCs w:val="22"/>
        </w:rPr>
        <w:t xml:space="preserve">. MRO shall provide the </w:t>
      </w:r>
      <w:del w:id="234" w:author="Timothy Perez" w:date="2020-06-05T13:00:00Z">
        <w:r w:rsidRPr="002F32AC" w:rsidDel="00632FE8">
          <w:rPr>
            <w:szCs w:val="22"/>
          </w:rPr>
          <w:delText xml:space="preserve">Service Center </w:delText>
        </w:r>
      </w:del>
      <w:r w:rsidRPr="002F32AC">
        <w:rPr>
          <w:szCs w:val="22"/>
        </w:rPr>
        <w:t xml:space="preserve">Representative(s) with workspace </w:t>
      </w:r>
      <w:ins w:id="235" w:author="Timothy Perez" w:date="2020-06-05T13:00:00Z">
        <w:r w:rsidR="00632FE8">
          <w:rPr>
            <w:szCs w:val="22"/>
          </w:rPr>
          <w:t>at th</w:t>
        </w:r>
      </w:ins>
      <w:ins w:id="236" w:author="Timothy Perez" w:date="2020-06-05T13:01:00Z">
        <w:r w:rsidR="00632FE8">
          <w:rPr>
            <w:szCs w:val="22"/>
          </w:rPr>
          <w:t xml:space="preserve">e Service Center </w:t>
        </w:r>
      </w:ins>
      <w:r w:rsidRPr="002F32AC">
        <w:rPr>
          <w:szCs w:val="22"/>
        </w:rPr>
        <w:t xml:space="preserve">while the Aircraft is at the Service Center.  MRO shall also provide the </w:t>
      </w:r>
      <w:del w:id="237" w:author="Timothy Perez" w:date="2020-06-05T13:01:00Z">
        <w:r w:rsidRPr="002F32AC" w:rsidDel="00632FE8">
          <w:rPr>
            <w:szCs w:val="22"/>
          </w:rPr>
          <w:delText xml:space="preserve">Service Center </w:delText>
        </w:r>
      </w:del>
      <w:r w:rsidRPr="002F32AC">
        <w:rPr>
          <w:szCs w:val="22"/>
        </w:rPr>
        <w:t>Representative with access to telephone, fax and internet connection for the duration of the Service Period.</w:t>
      </w:r>
      <w:r w:rsidR="003C1306">
        <w:rPr>
          <w:szCs w:val="22"/>
        </w:rPr>
        <w:t xml:space="preserve"> Long distance phone service will be provided and usage charged to Customer.</w:t>
      </w:r>
    </w:p>
    <w:p w14:paraId="7D6925F0" w14:textId="407A4C83" w:rsidR="00300A44" w:rsidRPr="002452B2" w:rsidRDefault="00300A44" w:rsidP="00380F0D">
      <w:pPr>
        <w:pStyle w:val="Heading2"/>
        <w:spacing w:after="120"/>
        <w:ind w:left="0" w:firstLine="720"/>
        <w:rPr>
          <w:szCs w:val="22"/>
        </w:rPr>
      </w:pPr>
      <w:r w:rsidRPr="002452B2">
        <w:rPr>
          <w:szCs w:val="22"/>
          <w:u w:val="none"/>
        </w:rPr>
        <w:t>Customer Parts and Materials requiring sizeable storage space</w:t>
      </w:r>
      <w:r w:rsidRPr="002452B2">
        <w:t>. A storage fee m</w:t>
      </w:r>
      <w:r w:rsidR="00B9366F">
        <w:t>ay be charged to Customer at MRO</w:t>
      </w:r>
      <w:r w:rsidRPr="002452B2">
        <w:t>’s then current Unused Parts &amp; Materials Storage Fee</w:t>
      </w:r>
      <w:ins w:id="238" w:author="Timothy Perez" w:date="2020-06-05T13:01:00Z">
        <w:r w:rsidR="00632FE8">
          <w:t xml:space="preserve"> (if</w:t>
        </w:r>
      </w:ins>
      <w:ins w:id="239" w:author="Timothy Perez" w:date="2020-06-05T13:02:00Z">
        <w:r w:rsidR="00632FE8">
          <w:t xml:space="preserve"> set forth in the Service Agreement)</w:t>
        </w:r>
      </w:ins>
      <w:r w:rsidRPr="002452B2">
        <w:t xml:space="preserve">, and is applicable to (i) aircraft parts and components not destined to be fitted on the </w:t>
      </w:r>
      <w:r w:rsidRPr="002452B2">
        <w:lastRenderedPageBreak/>
        <w:t xml:space="preserve">Aircraft undergoing Modification including but not limited to interior furnishings, Engine, </w:t>
      </w:r>
      <w:del w:id="240" w:author="Timothy Perez" w:date="2020-06-05T13:02:00Z">
        <w:r w:rsidRPr="002452B2" w:rsidDel="00632FE8">
          <w:delText>N</w:delText>
        </w:r>
      </w:del>
      <w:ins w:id="241" w:author="Timothy Perez" w:date="2020-06-05T13:02:00Z">
        <w:r w:rsidR="00632FE8">
          <w:t>n</w:t>
        </w:r>
      </w:ins>
      <w:r w:rsidRPr="002452B2">
        <w:t xml:space="preserve">ose </w:t>
      </w:r>
      <w:del w:id="242" w:author="Timothy Perez" w:date="2020-06-05T13:02:00Z">
        <w:r w:rsidRPr="002452B2" w:rsidDel="00632FE8">
          <w:delText>C</w:delText>
        </w:r>
      </w:del>
      <w:ins w:id="243" w:author="Timothy Perez" w:date="2020-06-05T13:02:00Z">
        <w:r w:rsidR="00632FE8">
          <w:t>c</w:t>
        </w:r>
      </w:ins>
      <w:r w:rsidRPr="002452B2">
        <w:t xml:space="preserve">owl, </w:t>
      </w:r>
      <w:del w:id="244" w:author="Timothy Perez" w:date="2020-06-05T13:02:00Z">
        <w:r w:rsidRPr="002452B2" w:rsidDel="00632FE8">
          <w:delText>T</w:delText>
        </w:r>
      </w:del>
      <w:ins w:id="245" w:author="Timothy Perez" w:date="2020-06-05T13:02:00Z">
        <w:r w:rsidR="00632FE8">
          <w:t>t</w:t>
        </w:r>
      </w:ins>
      <w:r w:rsidRPr="002452B2">
        <w:t xml:space="preserve">hrust </w:t>
      </w:r>
      <w:del w:id="246" w:author="Timothy Perez" w:date="2020-06-05T13:02:00Z">
        <w:r w:rsidRPr="002452B2" w:rsidDel="00632FE8">
          <w:delText>R</w:delText>
        </w:r>
      </w:del>
      <w:ins w:id="247" w:author="Timothy Perez" w:date="2020-06-05T13:02:00Z">
        <w:r w:rsidR="00632FE8">
          <w:t>r</w:t>
        </w:r>
      </w:ins>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rsidP="00380F0D">
      <w:pPr>
        <w:pStyle w:val="Heading2"/>
        <w:spacing w:after="120"/>
        <w:ind w:left="0" w:firstLine="720"/>
        <w:rPr>
          <w:szCs w:val="22"/>
        </w:rPr>
      </w:pPr>
      <w:r w:rsidRPr="00763C65">
        <w:rPr>
          <w:szCs w:val="22"/>
          <w:u w:val="none"/>
        </w:rPr>
        <w:t>Unused Parts &amp; Materials</w:t>
      </w:r>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169B29FA" w:rsidR="004238F2" w:rsidRPr="00763C65" w:rsidRDefault="004238F2" w:rsidP="00380F0D">
      <w:pPr>
        <w:pStyle w:val="Heading2"/>
        <w:spacing w:after="120"/>
        <w:ind w:left="0" w:firstLine="720"/>
        <w:rPr>
          <w:szCs w:val="22"/>
        </w:rPr>
      </w:pPr>
      <w:r w:rsidRPr="00763C65">
        <w:rPr>
          <w:szCs w:val="22"/>
          <w:u w:val="none"/>
        </w:rPr>
        <w:t>Service Records. MRO shall maintain records relating to labor and material applicable to the Services performed for Customer under this GTA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w:t>
      </w:r>
      <w:r w:rsidRPr="00763C65">
        <w:rPr>
          <w:szCs w:val="22"/>
        </w:rPr>
      </w:r>
      <w:ins w:id="248" w:author="Timothy Perez" w:date="2020-06-05T13:07:00Z">
        <w:r w:rsidR="00632FE8">
          <w:rPr>
            <w:szCs w:val="22"/>
          </w:rPr>
          <w:t>and the</w:t>
        </w:r>
      </w:ins>
      <w:del w:id="249" w:author="Timothy Perez" w:date="2020-06-05T13:07:00Z">
        <w:r w:rsidRPr="00763C65" w:rsidDel="00632FE8">
          <w:rPr>
            <w:szCs w:val="22"/>
          </w:rPr>
          <w:delText>or any</w:delText>
        </w:r>
      </w:del>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ins w:id="250" w:author="Timothy Perez" w:date="2020-06-05T13:04:00Z">
        <w:r w:rsidR="00632FE8">
          <w:rPr>
            <w:szCs w:val="22"/>
          </w:rPr>
          <w:t xml:space="preserve">  At Redelivery, XYZ Inc. shall provide all necessary updates to the </w:t>
        </w:r>
      </w:ins>
      <w:ins w:id="251" w:author="Timothy Perez" w:date="2020-06-05T13:05:00Z">
        <w:r w:rsidR="00632FE8">
          <w:rPr>
            <w:szCs w:val="22"/>
          </w:rPr>
          <w:t xml:space="preserve">Customer records and data provided under §3.2 reflecting the completion of the Services and all other records and data </w:t>
        </w:r>
      </w:ins>
      <w:ins w:id="252" w:author="Timothy Perez" w:date="2020-06-05T13:06:00Z">
        <w:r w:rsidR="00632FE8">
          <w:rPr>
            <w:szCs w:val="22"/>
          </w:rPr>
          <w:t xml:space="preserve">generated during the performance of the Services and </w:t>
        </w:r>
      </w:ins>
      <w:ins w:id="253" w:author="Timothy Perez" w:date="2020-06-05T13:05:00Z">
        <w:r w:rsidR="00632FE8">
          <w:rPr>
            <w:szCs w:val="22"/>
          </w:rPr>
          <w:t xml:space="preserve">required </w:t>
        </w:r>
      </w:ins>
      <w:ins w:id="254" w:author="Timothy Perez" w:date="2020-06-05T13:06:00Z">
        <w:r w:rsidR="00632FE8">
          <w:rPr>
            <w:szCs w:val="22"/>
          </w:rPr>
          <w:t xml:space="preserve">under applicable laws and regulations (including those of the FAA) to be maintained </w:t>
        </w:r>
      </w:ins>
      <w:ins w:id="255" w:author="Timothy Perez" w:date="2020-06-05T13:07:00Z">
        <w:r w:rsidR="00632FE8">
          <w:rPr>
            <w:szCs w:val="22"/>
          </w:rPr>
          <w:t>with respect to the Aircraft.</w:t>
        </w:r>
      </w:ins>
    </w:p>
    <w:p w14:paraId="00426008" w14:textId="77777777" w:rsidR="004238F2" w:rsidRPr="002F32AC" w:rsidRDefault="004238F2" w:rsidP="00380F0D">
      <w:pPr>
        <w:pStyle w:val="Heading2"/>
        <w:spacing w:after="120"/>
        <w:ind w:left="0" w:firstLine="720"/>
        <w:rPr>
          <w:szCs w:val="22"/>
        </w:rPr>
      </w:pPr>
      <w:r w:rsidRPr="002F32AC">
        <w:rPr>
          <w:szCs w:val="22"/>
          <w:u w:val="none"/>
        </w:rPr>
        <w:t>Insurance</w:t>
      </w:r>
      <w:r w:rsidRPr="002F32AC">
        <w:rPr>
          <w:szCs w:val="22"/>
        </w:rPr>
        <w:t>. MRO shall maintain the insurance set forth below.</w:t>
      </w:r>
    </w:p>
    <w:p w14:paraId="0D6ACBB5" w14:textId="6F6E83A2" w:rsidR="004238F2" w:rsidRPr="002F32AC" w:rsidRDefault="004238F2" w:rsidP="00380F0D">
      <w:pPr>
        <w:pStyle w:val="Heading2"/>
        <w:spacing w:after="120"/>
        <w:ind w:left="0" w:firstLine="720"/>
        <w:rPr>
          <w:szCs w:val="22"/>
        </w:rPr>
      </w:pPr>
      <w:r w:rsidRPr="002F32AC">
        <w:rPr>
          <w:szCs w:val="22"/>
          <w:u w:val="none"/>
        </w:rPr>
        <w:t>Travel</w:t>
      </w:r>
      <w:r w:rsidRPr="002F32AC">
        <w:rPr>
          <w:szCs w:val="22"/>
        </w:rPr>
        <w:t xml:space="preserve">.  If MRO's personnel or parts are required to be transported to any location outside the Service Center for the purpose of effecting Services on the Aircraft or an Engine, all </w:t>
      </w:r>
      <w:ins w:id="256" w:author="Timothy Perez" w:date="2020-06-05T13:07:00Z">
        <w:r w:rsidR="00632FE8">
          <w:rPr>
            <w:szCs w:val="22"/>
          </w:rPr>
          <w:t xml:space="preserve">reasonable </w:t>
        </w:r>
      </w:ins>
      <w:r w:rsidRPr="002F32AC">
        <w:rPr>
          <w:szCs w:val="22"/>
        </w:rPr>
        <w:t xml:space="preserve">travel time and all </w:t>
      </w:r>
      <w:r w:rsidR="001D2A0E">
        <w:rPr>
          <w:szCs w:val="22"/>
        </w:rPr>
        <w:t xml:space="preserve">reasonable </w:t>
      </w:r>
      <w:r w:rsidRPr="002F32AC">
        <w:rPr>
          <w:szCs w:val="22"/>
        </w:rPr>
        <w:t>expenses incurred (including transportation costs, wait time, visas, immunizations and the like) shall be charged to and paid by Customer.</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6B88196B" w:rsidR="004238F2" w:rsidRPr="002F32AC" w:rsidRDefault="004238F2">
      <w:pPr>
        <w:pStyle w:val="Heading2"/>
        <w:spacing w:after="120"/>
        <w:ind w:left="0" w:firstLine="720"/>
        <w:rPr>
          <w:szCs w:val="22"/>
        </w:rPr>
        <w:pPrChange w:id="257" w:author="Timothy Perez" w:date="2020-06-05T14:00:00Z">
          <w:pPr>
            <w:pStyle w:val="Heading2"/>
            <w:spacing w:after="0"/>
            <w:ind w:left="0" w:firstLine="720"/>
          </w:pPr>
        </w:pPrChange>
      </w:pPr>
      <w:r w:rsidRPr="002F32AC">
        <w:rPr>
          <w:szCs w:val="22"/>
          <w:u w:val="none"/>
        </w:rPr>
        <w:t>Delivery</w:t>
      </w:r>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w:t>
      </w:r>
      <w:ins w:id="258" w:author="Timothy Perez" w:date="2020-06-05T13:13:00Z">
        <w:r w:rsidR="00ED1942">
          <w:rPr>
            <w:szCs w:val="22"/>
          </w:rPr>
          <w:t>7 days</w:t>
        </w:r>
      </w:ins>
      <w:del w:id="259" w:author="Timothy Perez" w:date="2020-06-05T13:13:00Z">
        <w:r w:rsidRPr="002F32AC" w:rsidDel="00ED1942">
          <w:rPr>
            <w:szCs w:val="22"/>
          </w:rPr>
          <w:delText>24 hours</w:delText>
        </w:r>
      </w:del>
      <w:r w:rsidRPr="002F32AC">
        <w:rPr>
          <w:szCs w:val="22"/>
        </w:rPr>
        <w:t xml:space="preserve">, re-scheduling of the Services may be necessary if that Service Slot has been assigned to another customer.   In such case, MRO will assign Customer an alternative Service Slot as early as possible.  The parties shall execute a "Delivery Receipt" substantially similar to Exhibit A hereto. The </w:t>
      </w:r>
      <w:del w:id="260" w:author="Timothy Perez" w:date="2020-06-05T14:01:00Z">
        <w:r w:rsidRPr="002F32AC" w:rsidDel="009D6451">
          <w:rPr>
            <w:szCs w:val="22"/>
          </w:rPr>
          <w:delText xml:space="preserve">flight crew or Service Center </w:delText>
        </w:r>
      </w:del>
      <w:r w:rsidRPr="002F32AC">
        <w:rPr>
          <w:szCs w:val="22"/>
        </w:rPr>
        <w:t xml:space="preserve">Representative is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ins w:id="261" w:author="Timothy Perez" w:date="2020-06-05T14:02:00Z">
        <w:r w:rsidR="009D6451">
          <w:rPr>
            <w:szCs w:val="22"/>
          </w:rPr>
          <w:t>to a proper parking are</w:t>
        </w:r>
      </w:ins>
      <w:ins w:id="262" w:author="Timothy Perez" w:date="2020-06-05T14:03:00Z">
        <w:r w:rsidR="009D6451">
          <w:rPr>
            <w:szCs w:val="22"/>
          </w:rPr>
          <w:t>a</w:t>
        </w:r>
      </w:ins>
      <w:ins w:id="263" w:author="Timothy Perez" w:date="2020-06-05T14:02:00Z">
        <w:r w:rsidR="009D6451">
          <w:rPr>
            <w:szCs w:val="22"/>
          </w:rPr>
          <w:t xml:space="preserve"> at the airport in which t</w:t>
        </w:r>
      </w:ins>
      <w:ins w:id="264" w:author="Timothy Perez" w:date="2020-06-05T14:03:00Z">
        <w:r w:rsidR="009D6451">
          <w:rPr>
            <w:szCs w:val="22"/>
          </w:rPr>
          <w:t>he Service Center is locat</w:t>
        </w:r>
      </w:ins>
      <w:ins w:id="265" w:author="Timothy Perez" w:date="2020-06-05T15:15:00Z">
        <w:r w:rsidR="003B16BF">
          <w:rPr>
            <w:szCs w:val="22"/>
          </w:rPr>
          <w:t>ed</w:t>
        </w:r>
      </w:ins>
      <w:ins w:id="266" w:author="Timothy Perez" w:date="2020-06-05T14:03:00Z">
        <w:r w:rsidR="009D6451">
          <w:rPr>
            <w:szCs w:val="22"/>
          </w:rPr>
          <w:t xml:space="preserve"> </w:t>
        </w:r>
      </w:ins>
      <w:r w:rsidRPr="002F32AC">
        <w:rPr>
          <w:szCs w:val="22"/>
        </w:rPr>
        <w:t>and the Customer shall be responsible for all expenses incurred in relocating the Aircraft</w:t>
      </w:r>
      <w:r w:rsidR="005B6F6E">
        <w:rPr>
          <w:szCs w:val="22"/>
        </w:rPr>
        <w:t>, Parking Fees set forth in §1.</w:t>
      </w:r>
      <w:ins w:id="267" w:author="Timothy Perez" w:date="2020-06-05T00:53:00Z">
        <w:r w:rsidR="00926EC4">
          <w:rPr>
            <w:szCs w:val="22"/>
          </w:rPr>
          <w:t>11</w:t>
        </w:r>
      </w:ins>
      <w:del w:id="268" w:author="Timothy Perez" w:date="2020-06-05T00:53:00Z">
        <w:r w:rsidR="005B6F6E" w:rsidDel="00926EC4">
          <w:rPr>
            <w:szCs w:val="22"/>
          </w:rPr>
          <w:delText>9</w:delText>
        </w:r>
      </w:del>
      <w:r w:rsidRPr="002F32AC">
        <w:rPr>
          <w:szCs w:val="22"/>
        </w:rPr>
        <w:t xml:space="preserve"> above, and any other expenses relating to </w:t>
      </w:r>
      <w:ins w:id="269" w:author="Timothy Perez" w:date="2020-06-05T14:03:00Z">
        <w:r w:rsidR="009D6451">
          <w:rPr>
            <w:szCs w:val="22"/>
          </w:rPr>
          <w:t xml:space="preserve">such parking of </w:t>
        </w:r>
      </w:ins>
      <w:r w:rsidRPr="002F32AC">
        <w:rPr>
          <w:szCs w:val="22"/>
        </w:rPr>
        <w:t xml:space="preserve">the Aircraft. MRO shall </w:t>
      </w:r>
      <w:ins w:id="270" w:author="Timothy Perez" w:date="2020-06-05T14:04:00Z">
        <w:r w:rsidR="009D6451">
          <w:rPr>
            <w:szCs w:val="22"/>
          </w:rPr>
          <w:t xml:space="preserve">take commercially reasonable actions to ensure that the Aircraft is properly parked in a safe and secure manner without </w:t>
        </w:r>
      </w:ins>
      <w:ins w:id="271" w:author="Timothy Perez" w:date="2020-06-05T14:05:00Z">
        <w:r w:rsidR="009D6451">
          <w:rPr>
            <w:szCs w:val="22"/>
          </w:rPr>
          <w:t xml:space="preserve">discrimination against the Aircraft, but will </w:t>
        </w:r>
        <w:r w:rsidR="009D6451">
          <w:rPr>
            <w:szCs w:val="22"/>
          </w:rPr>
          <w:lastRenderedPageBreak/>
          <w:t xml:space="preserve">otherwise </w:t>
        </w:r>
      </w:ins>
      <w:r w:rsidRPr="002F32AC">
        <w:rPr>
          <w:szCs w:val="22"/>
        </w:rPr>
        <w:t>have no liability for loss or damage to the Aircraft, whether under a tort, contract, bailment, or other basis, and no duty to provide security or to otherwise provide for the safe keeping of the Aircraft until the parties have executed a Service Agreement.</w:t>
      </w:r>
    </w:p>
    <w:p w14:paraId="0B571922" w14:textId="45576F13" w:rsidR="004238F2" w:rsidRPr="00F47C39" w:rsidRDefault="004238F2">
      <w:pPr>
        <w:pStyle w:val="Heading2"/>
        <w:spacing w:after="120"/>
        <w:ind w:left="0" w:firstLine="720"/>
        <w:rPr>
          <w:szCs w:val="22"/>
        </w:rPr>
        <w:pPrChange w:id="272" w:author="Timothy Perez" w:date="2020-06-05T14:22:00Z">
          <w:pPr>
            <w:pStyle w:val="Heading2"/>
            <w:spacing w:after="0"/>
            <w:ind w:left="0" w:firstLine="720"/>
          </w:pPr>
        </w:pPrChange>
      </w:pPr>
      <w:r w:rsidRPr="00F47C39">
        <w:rPr>
          <w:szCs w:val="22"/>
          <w:u w:val="none"/>
        </w:rPr>
        <w:t>Redelivery.</w:t>
      </w:r>
      <w:r w:rsidRPr="00F47C39">
        <w:rPr>
          <w:szCs w:val="22"/>
        </w:rPr>
        <w:t xml:space="preserve">   MRO will </w:t>
      </w:r>
      <w:del w:id="273" w:author="Timothy Perez" w:date="2020-06-05T14:15:00Z">
        <w:r w:rsidRPr="00F47C39" w:rsidDel="007C2251">
          <w:rPr>
            <w:szCs w:val="22"/>
          </w:rPr>
          <w:delText xml:space="preserve">use commercially reasonable efforts to </w:delText>
        </w:r>
      </w:del>
      <w:r w:rsidRPr="00F47C39">
        <w:rPr>
          <w:szCs w:val="22"/>
        </w:rPr>
        <w:t xml:space="preserve">complete all Services and redeliver the Aircraft to the Customer within the Service Period at Service Center for inspection and/or test flights in accordance with the Service Agreement or as otherwise agreed upon in writing. </w:t>
      </w:r>
      <w:commentRangeStart w:id="274"/>
      <w:del w:id="275" w:author="Timothy Perez" w:date="2020-06-05T14:12:00Z">
        <w:r w:rsidRPr="00F47C39" w:rsidDel="007C2251">
          <w:rPr>
            <w:szCs w:val="22"/>
          </w:rPr>
          <w:delText xml:space="preserve">XYZ Inc. assumes no responsibility for any delay beyond its direct control, including but not limited to Customer’s failure to make payments to XYZ Inc. as set forth by Service Agreement, events typically considered force majeure, government action, labor shortages and strikes, pandemics, epidemics, diseases, quarantines and similar occurrences</w:delText>
        </w:r>
        <w:r w:rsidR="000E3B47" w:rsidRPr="000E3B47" w:rsidDel="007C2251">
          <w:rPr>
            <w:szCs w:val="22"/>
          </w:rPr>
          <w:delText/>
        </w:r>
        <w:r w:rsidR="000E3B47" w:rsidDel="007C2251">
          <w:rPr>
            <w:szCs w:val="22"/>
          </w:rPr>
          <w:delText xml:space="preserve"/>
        </w:r>
        <w:r w:rsidRPr="00F47C39" w:rsidDel="007C2251">
          <w:rPr>
            <w:szCs w:val="22"/>
          </w:rPr>
          <w:delText xml:space="preserve"/>
        </w:r>
        <w:r w:rsidR="000E3B47" w:rsidDel="007C2251">
          <w:rPr>
            <w:szCs w:val="22"/>
          </w:rPr>
          <w:delText xml:space="preserve"/>
        </w:r>
        <w:r w:rsidRPr="00F47C39" w:rsidDel="007C2251">
          <w:rPr>
            <w:szCs w:val="22"/>
          </w:rPr>
          <w:delText/>
        </w:r>
      </w:del>
      <w:commentRangeEnd w:id="274"/>
      <w:r w:rsidR="007C2251">
        <w:rPr>
          <w:rStyle w:val="CommentReference"/>
          <w:bCs w:val="0"/>
        </w:rPr>
        <w:commentReference w:id="274"/>
      </w:r>
      <w:del w:id="276" w:author="Timothy Perez" w:date="2020-06-05T14:12:00Z">
        <w:r w:rsidRPr="00F47C39" w:rsidDel="007C2251">
          <w:rPr>
            <w:szCs w:val="22"/>
          </w:rPr>
          <w:delText>.</w:delText>
        </w:r>
      </w:del>
      <w:r w:rsidRPr="00F47C39">
        <w:rPr>
          <w:szCs w:val="22"/>
        </w:rPr>
        <w:t xml:space="preserve">  </w:t>
      </w:r>
      <w:ins w:id="277" w:author="Timothy Perez" w:date="2020-06-05T14:15:00Z">
        <w:r w:rsidR="007C2251">
          <w:rPr>
            <w:szCs w:val="22"/>
          </w:rPr>
          <w:t xml:space="preserve">No later than </w:t>
        </w:r>
      </w:ins>
      <w:ins w:id="278" w:author="Timothy Perez" w:date="2020-06-05T14:16:00Z">
        <w:r w:rsidR="007C2251">
          <w:rPr>
            <w:szCs w:val="22"/>
          </w:rPr>
          <w:t>[five (5)] business day</w:t>
        </w:r>
      </w:ins>
      <w:ins w:id="279" w:author="Timothy Perez" w:date="2020-06-05T14:17:00Z">
        <w:r w:rsidR="007C2251">
          <w:rPr>
            <w:szCs w:val="22"/>
          </w:rPr>
          <w:t>s prior the date on which XYZ Inc. anticipates th</w:t>
        </w:r>
      </w:ins>
      <w:ins w:id="280" w:author="Timothy Perez" w:date="2020-06-05T14:18:00Z">
        <w:r w:rsidR="007C2251">
          <w:rPr>
            <w:szCs w:val="22"/>
          </w:rPr>
          <w:t xml:space="preserve">e Redelivery of the Aircraft, and in any event no later than </w:t>
        </w:r>
      </w:ins>
      <w:ins w:id="281" w:author="Timothy Perez" w:date="2020-06-05T14:16:00Z">
        <w:r w:rsidR="007C2251">
          <w:rPr>
            <w:szCs w:val="22"/>
          </w:rPr>
          <w:t>[</w:t>
        </w:r>
      </w:ins>
      <w:ins w:id="282" w:author="Timothy Perez" w:date="2020-06-05T14:18:00Z">
        <w:r w:rsidR="007C2251">
          <w:rPr>
            <w:szCs w:val="22"/>
          </w:rPr>
          <w:t>five</w:t>
        </w:r>
      </w:ins>
      <w:ins w:id="283" w:author="Timothy Perez" w:date="2020-06-05T14:16:00Z">
        <w:r w:rsidR="007C2251">
          <w:rPr>
            <w:szCs w:val="22"/>
          </w:rPr>
          <w:t xml:space="preserve"> (</w:t>
        </w:r>
      </w:ins>
      <w:ins w:id="284" w:author="Timothy Perez" w:date="2020-06-05T14:18:00Z">
        <w:r w:rsidR="007C2251">
          <w:rPr>
            <w:szCs w:val="22"/>
          </w:rPr>
          <w:t>5</w:t>
        </w:r>
      </w:ins>
      <w:ins w:id="285" w:author="Timothy Perez" w:date="2020-06-05T14:16:00Z">
        <w:r w:rsidR="007C2251">
          <w:rPr>
            <w:szCs w:val="22"/>
          </w:rPr>
          <w:t xml:space="preserve">)] business days prior to the end of the Service Period, </w:t>
        </w:r>
      </w:ins>
      <w:ins w:id="286" w:author="Timothy Perez" w:date="2020-06-05T14:18:00Z">
        <w:r w:rsidR="007C2251">
          <w:rPr>
            <w:szCs w:val="22"/>
          </w:rPr>
          <w:t xml:space="preserve">XYZ Inc. will deliver to Customer the Redelivery Notice.  </w:t>
        </w:r>
      </w:ins>
      <w:ins w:id="287" w:author="Timothy Perez" w:date="2020-06-05T14:20:00Z">
        <w:r w:rsidR="007C2251">
          <w:rPr>
            <w:szCs w:val="22"/>
          </w:rPr>
          <w:t>If XYZ Inc. does not redeliver that Aircraft to the Customer on or before seven (7) days</w:t>
        </w:r>
        <w:r w:rsidR="007C2251" w:rsidRPr="007C2251">
          <w:rPr>
            <w:szCs w:val="22"/>
          </w:rPr>
          <w:t xml:space="preserve"/>
        </w:r>
        <w:r w:rsidR="007C2251">
          <w:rPr>
            <w:szCs w:val="22"/>
          </w:rPr>
          <w:t xml:space="preserve"/>
        </w:r>
        <w:r w:rsidR="007C2251" w:rsidRPr="007C2251">
          <w:rPr>
            <w:szCs w:val="22"/>
          </w:rPr>
          <w:t xml:space="preserve"/>
        </w:r>
        <w:commentRangeStart w:id="288"/>
        <w:r w:rsidR="007C2251" w:rsidRPr="007C2251">
          <w:rPr>
            <w:szCs w:val="22"/>
          </w:rPr>
          <w:t/>
        </w:r>
      </w:ins>
      <w:commentRangeEnd w:id="288"/>
      <w:ins w:id="289" w:author="Timothy Perez" w:date="2020-06-05T14:22:00Z">
        <w:r w:rsidR="00551397">
          <w:rPr>
            <w:rStyle w:val="CommentReference"/>
            <w:bCs w:val="0"/>
          </w:rPr>
          <w:commentReference w:id="288"/>
        </w:r>
      </w:ins>
      <w:ins w:id="290" w:author="Timothy Perez" w:date="2020-06-05T14:20:00Z">
        <w:r w:rsidR="007C2251" w:rsidRPr="007C2251">
          <w:rPr>
            <w:szCs w:val="22"/>
          </w:rPr>
          <w:t xml:space="preserve"> after </w:t>
        </w:r>
        <w:r w:rsidR="007C2251">
          <w:rPr>
            <w:szCs w:val="22"/>
          </w:rPr>
          <w:t>such s</w:t>
        </w:r>
        <w:r w:rsidR="007C2251" w:rsidRPr="007C2251">
          <w:rPr>
            <w:szCs w:val="22"/>
          </w:rPr>
          <w:t xml:space="preserve">cheduled Redelivery Date, then </w:t>
        </w:r>
      </w:ins>
      <w:ins w:id="291" w:author="Timothy Perez" w:date="2020-06-05T14:22:00Z">
        <w:r w:rsidR="00551397">
          <w:rPr>
            <w:szCs w:val="22"/>
          </w:rPr>
          <w:t xml:space="preserve">XYZ Inc. </w:t>
        </w:r>
      </w:ins>
      <w:ins w:id="292" w:author="Timothy Perez" w:date="2020-06-05T14:20:00Z">
        <w:r w:rsidR="007C2251" w:rsidRPr="007C2251">
          <w:rPr>
            <w:szCs w:val="22"/>
          </w:rPr>
          <w:t>will pay to Customer, as liquidated damages, 0.5% of each fixed labor charge for each day starting on and including the first (1</w:t>
        </w:r>
        <w:r w:rsidR="007C2251" w:rsidRPr="00551397">
          <w:rPr>
            <w:szCs w:val="22"/>
            <w:vertAlign w:val="superscript"/>
            <w:rPrChange w:id="293" w:author="Timothy Perez" w:date="2020-06-05T14:23:00Z">
              <w:rPr>
                <w:szCs w:val="22"/>
              </w:rPr>
            </w:rPrChange>
          </w:rPr>
          <w:t>st</w:t>
        </w:r>
        <w:r w:rsidR="007C2251" w:rsidRPr="007C2251">
          <w:rPr>
            <w:szCs w:val="22"/>
          </w:rPr>
          <w:t xml:space="preserve">) day after </w:t>
        </w:r>
      </w:ins>
      <w:ins w:id="294" w:author="Timothy Perez" w:date="2020-06-05T14:23:00Z">
        <w:r w:rsidR="00551397">
          <w:rPr>
            <w:szCs w:val="22"/>
          </w:rPr>
          <w:t>such s</w:t>
        </w:r>
      </w:ins>
      <w:ins w:id="295" w:author="Timothy Perez" w:date="2020-06-05T14:20:00Z">
        <w:r w:rsidR="007C2251" w:rsidRPr="007C2251">
          <w:rPr>
            <w:szCs w:val="22"/>
          </w:rPr>
          <w:t xml:space="preserve">cheduled Redelivery Date and ending on but excluding the date on which the Aircraft is </w:t>
        </w:r>
      </w:ins>
      <w:ins w:id="296" w:author="Timothy Perez" w:date="2020-06-05T14:23:00Z">
        <w:r w:rsidR="00551397">
          <w:rPr>
            <w:szCs w:val="22"/>
          </w:rPr>
          <w:t xml:space="preserve">actually </w:t>
        </w:r>
      </w:ins>
      <w:ins w:id="297" w:author="Timothy Perez" w:date="2020-06-05T14:20:00Z">
        <w:r w:rsidR="007C2251" w:rsidRPr="007C2251">
          <w:rPr>
            <w:szCs w:val="22"/>
          </w:rPr>
          <w:t>redeliver</w:t>
        </w:r>
      </w:ins>
      <w:ins w:id="298" w:author="Timothy Perez" w:date="2020-06-05T14:23:00Z">
        <w:r w:rsidR="00551397">
          <w:rPr>
            <w:szCs w:val="22"/>
          </w:rPr>
          <w:t xml:space="preserve">ed to Customer </w:t>
        </w:r>
      </w:ins>
      <w:ins w:id="299" w:author="Timothy Perez" w:date="2020-06-05T14:20:00Z">
        <w:r w:rsidR="007C2251" w:rsidRPr="007C2251">
          <w:rPr>
            <w:szCs w:val="22"/>
          </w:rPr>
          <w:t xml:space="preserve">in conformity with this Agreement, provided that the aggregate amount of liquidated damages </w:t>
        </w:r>
      </w:ins>
      <w:ins w:id="300" w:author="Timothy Perez" w:date="2020-06-05T14:23:00Z">
        <w:r w:rsidR="00551397">
          <w:rPr>
            <w:szCs w:val="22"/>
          </w:rPr>
          <w:t xml:space="preserve">XYZ Inc. </w:t>
        </w:r>
      </w:ins>
      <w:ins w:id="301" w:author="Timothy Perez" w:date="2020-06-05T14:20:00Z">
        <w:r w:rsidR="007C2251" w:rsidRPr="007C2251">
          <w:rPr>
            <w:szCs w:val="22"/>
          </w:rPr>
          <w:t xml:space="preserve">is liable for pursuant to this </w:t>
        </w:r>
      </w:ins>
      <w:ins w:id="302" w:author="Timothy Perez" w:date="2020-06-05T14:24:00Z">
        <w:r w:rsidR="00551397">
          <w:rPr>
            <w:szCs w:val="22"/>
          </w:rPr>
          <w:t xml:space="preserve">section </w:t>
        </w:r>
      </w:ins>
      <w:ins w:id="303" w:author="Timothy Perez" w:date="2020-06-05T14:20:00Z">
        <w:r w:rsidR="007C2251" w:rsidRPr="007C2251">
          <w:rPr>
            <w:szCs w:val="22"/>
          </w:rPr>
          <w:t>will not exceed the total amount of</w:t>
        </w:r>
      </w:ins>
      <w:ins w:id="304" w:author="Timothy Perez" w:date="2020-06-05T14:24:00Z">
        <w:r w:rsidR="00551397">
          <w:rPr>
            <w:szCs w:val="22"/>
          </w:rPr>
          <w:t xml:space="preserve"> </w:t>
        </w:r>
      </w:ins>
      <w:ins w:id="305" w:author="Timothy Perez" w:date="2020-06-05T14:20:00Z">
        <w:r w:rsidR="007C2251" w:rsidRPr="007C2251">
          <w:rPr>
            <w:szCs w:val="22"/>
          </w:rPr>
          <w:t xml:space="preserve">the fixed labor charge. </w:t>
        </w:r>
      </w:ins>
      <w:ins w:id="306" w:author="Timothy Perez" w:date="2020-06-05T14:24:00Z">
        <w:r w:rsidR="00551397">
          <w:rPr>
            <w:szCs w:val="22"/>
          </w:rPr>
          <w:t xml:space="preserve"> </w:t>
        </w:r>
      </w:ins>
      <w:r w:rsidRPr="00F47C39">
        <w:rPr>
          <w:szCs w:val="22"/>
        </w:rPr>
        <w:t xml:space="preserve">If Customer fails to pay any outstanding charges or </w:t>
      </w:r>
      <w:ins w:id="307" w:author="Timothy Perez" w:date="2020-06-05T14:25:00Z">
        <w:r w:rsidR="00551397">
          <w:rPr>
            <w:szCs w:val="22"/>
          </w:rPr>
          <w:t>remove</w:t>
        </w:r>
      </w:ins>
      <w:del w:id="308" w:author="Timothy Perez" w:date="2020-06-05T14:25:00Z">
        <w:r w:rsidRPr="00F47C39" w:rsidDel="00551397">
          <w:rPr>
            <w:szCs w:val="22"/>
          </w:rPr>
          <w:delText>accept redelivery of</w:delText>
        </w:r>
      </w:del>
      <w:r w:rsidRPr="00F47C39">
        <w:rPr>
          <w:szCs w:val="22"/>
        </w:rPr>
        <w:t xml:space="preserve"> the Aircraft </w:t>
      </w:r>
      <w:ins w:id="309" w:author="Timothy Perez" w:date="2020-06-05T14:25:00Z">
        <w:r w:rsidR="00551397">
          <w:rPr>
            <w:szCs w:val="22"/>
          </w:rPr>
          <w:t>after Redelivery in accordance with §3</w:t>
        </w:r>
      </w:ins>
      <w:ins w:id="310" w:author="Timothy Perez" w:date="2020-06-05T14:26:00Z">
        <w:r w:rsidR="00551397">
          <w:rPr>
            <w:szCs w:val="22"/>
          </w:rPr>
          <w:t>.</w:t>
        </w:r>
      </w:ins>
      <w:ins w:id="311" w:author="Timothy Perez" w:date="2020-06-05T14:25:00Z">
        <w:r w:rsidR="00551397">
          <w:rPr>
            <w:szCs w:val="22"/>
          </w:rPr>
          <w:t>7</w:t>
        </w:r>
      </w:ins>
      <w:del w:id="312" w:author="Timothy Perez" w:date="2020-06-05T14:26:00Z">
        <w:r w:rsidRPr="00F47C39" w:rsidDel="00551397">
          <w:rPr>
            <w:szCs w:val="22"/>
          </w:rPr>
          <w:delText>within three (3) days after the date of the Redelivery Notice</w:delText>
        </w:r>
      </w:del>
      <w:r w:rsidRPr="00F47C39">
        <w:rPr>
          <w:szCs w:val="22"/>
        </w:rPr>
        <w:t xml:space="preserve">, MRO shall be entitled to a Parking Fee, retroactive to the date of </w:t>
      </w:r>
      <w:del w:id="313" w:author="Timothy Perez" w:date="2020-06-05T15:14:00Z">
        <w:r w:rsidRPr="00F47C39" w:rsidDel="003B16BF">
          <w:rPr>
            <w:szCs w:val="22"/>
          </w:rPr>
          <w:delText xml:space="preserve">the </w:delText>
        </w:r>
      </w:del>
      <w:r w:rsidRPr="00F47C39">
        <w:rPr>
          <w:szCs w:val="22"/>
        </w:rPr>
        <w:t>Redelivery</w:t>
      </w:r>
      <w:del w:id="314" w:author="Timothy Perez" w:date="2020-06-05T15:14:00Z">
        <w:r w:rsidRPr="00F47C39" w:rsidDel="003B16BF">
          <w:rPr>
            <w:szCs w:val="22"/>
          </w:rPr>
          <w:delText xml:space="preserve"> Notice</w:delText>
        </w:r>
      </w:del>
      <w:r w:rsidRPr="00F47C39">
        <w:rPr>
          <w:szCs w:val="22"/>
        </w:rPr>
        <w:t xml:space="preserve">.  In addition to the above, MRO shall be entitled to move the aircraft off MRO’s premises </w:t>
      </w:r>
      <w:ins w:id="315" w:author="Timothy Perez" w:date="2020-06-05T15:15:00Z">
        <w:r w:rsidR="003B16BF">
          <w:rPr>
            <w:szCs w:val="22"/>
          </w:rPr>
          <w:t xml:space="preserve">to a proper parking area at the airport in which the Service Center is located </w:t>
        </w:r>
      </w:ins>
      <w:r w:rsidRPr="00F47C39">
        <w:rPr>
          <w:szCs w:val="22"/>
        </w:rPr>
        <w:t xml:space="preserve">and the Customer shall be responsible for all expenses incurred in relocating the </w:t>
      </w:r>
      <w:del w:id="316" w:author="Timothy Perez" w:date="2020-06-05T15:20:00Z">
        <w:r w:rsidRPr="00F47C39" w:rsidDel="003B16BF">
          <w:rPr>
            <w:szCs w:val="22"/>
          </w:rPr>
          <w:delText>a</w:delText>
        </w:r>
      </w:del>
      <w:ins w:id="317" w:author="Timothy Perez" w:date="2020-06-05T15:20:00Z">
        <w:r w:rsidR="003B16BF">
          <w:rPr>
            <w:szCs w:val="22"/>
          </w:rPr>
          <w:t>A</w:t>
        </w:r>
      </w:ins>
      <w:r w:rsidRPr="00F47C39">
        <w:rPr>
          <w:szCs w:val="22"/>
        </w:rPr>
        <w:t>ircraft</w:t>
      </w:r>
      <w:r w:rsidR="005B6F6E">
        <w:rPr>
          <w:szCs w:val="22"/>
        </w:rPr>
        <w:t>, Parking Fees set forth in §1.</w:t>
      </w:r>
      <w:ins w:id="318" w:author="Timothy Perez" w:date="2020-06-05T00:53:00Z">
        <w:r w:rsidR="00926EC4">
          <w:rPr>
            <w:szCs w:val="22"/>
          </w:rPr>
          <w:t>11</w:t>
        </w:r>
      </w:ins>
      <w:del w:id="319" w:author="Timothy Perez" w:date="2020-06-05T00:53:00Z">
        <w:r w:rsidR="005B6F6E" w:rsidDel="00926EC4">
          <w:rPr>
            <w:szCs w:val="22"/>
          </w:rPr>
          <w:delText>9</w:delText>
        </w:r>
      </w:del>
      <w:r w:rsidRPr="00F47C39">
        <w:rPr>
          <w:szCs w:val="22"/>
        </w:rPr>
        <w:t xml:space="preserve"> above, and any other expenses relating to </w:t>
      </w:r>
      <w:ins w:id="320" w:author="Timothy Perez" w:date="2020-06-05T15:16:00Z">
        <w:r w:rsidR="003B16BF">
          <w:rPr>
            <w:szCs w:val="22"/>
          </w:rPr>
          <w:t>suc</w:t>
        </w:r>
      </w:ins>
      <w:ins w:id="321" w:author="Timothy Perez" w:date="2020-06-05T15:20:00Z">
        <w:r w:rsidR="003B16BF">
          <w:rPr>
            <w:szCs w:val="22"/>
          </w:rPr>
          <w:t>h</w:t>
        </w:r>
      </w:ins>
      <w:ins w:id="322" w:author="Timothy Perez" w:date="2020-06-05T15:16:00Z">
        <w:r w:rsidR="003B16BF">
          <w:rPr>
            <w:szCs w:val="22"/>
          </w:rPr>
          <w:t xml:space="preserve"> parking of </w:t>
        </w:r>
      </w:ins>
      <w:r w:rsidRPr="00F47C39">
        <w:rPr>
          <w:szCs w:val="22"/>
        </w:rPr>
        <w:t xml:space="preserve">the </w:t>
      </w:r>
      <w:del w:id="323" w:author="Timothy Perez" w:date="2020-06-05T15:16:00Z">
        <w:r w:rsidRPr="00F47C39" w:rsidDel="003B16BF">
          <w:rPr>
            <w:szCs w:val="22"/>
          </w:rPr>
          <w:delText>a</w:delText>
        </w:r>
      </w:del>
      <w:ins w:id="324" w:author="Timothy Perez" w:date="2020-06-05T15:16:00Z">
        <w:r w:rsidR="003B16BF">
          <w:rPr>
            <w:szCs w:val="22"/>
          </w:rPr>
          <w:t>A</w:t>
        </w:r>
      </w:ins>
      <w:r w:rsidRPr="00F47C39">
        <w:rPr>
          <w:szCs w:val="22"/>
        </w:rPr>
        <w:t xml:space="preserve">ircraft. </w:t>
      </w:r>
      <w:ins w:id="325" w:author="Timothy Perez" w:date="2020-06-05T15:17:00Z">
        <w:r w:rsidR="003B16BF">
          <w:rPr>
            <w:szCs w:val="22"/>
          </w:rPr>
          <w:t xml:space="preserve"> XYZ Inc. shall take commercially reasonable actions to ensure that the Aircraft is properly parked in a safe and secure manner without discrimination against the Aircraft, and otherwise, </w:t>
        </w:r>
      </w:ins>
      <w:r w:rsidRPr="00F47C39">
        <w:rPr>
          <w:szCs w:val="22"/>
        </w:rPr>
        <w:t xml:space="preserve">MRO’s liability for loss or damage to the Aircraft, whether under a tort, contract, bailment, or other basis, and MRO’s duty to provide security or to otherwise provide for the safe keeping of the Aircraft shall cease </w:t>
      </w:r>
      <w:del w:id="326" w:author="Timothy Perez" w:date="2020-06-05T15:18:00Z">
        <w:r w:rsidRPr="00F47C39" w:rsidDel="003B16BF">
          <w:rPr>
            <w:szCs w:val="22"/>
          </w:rPr>
          <w:delText xml:space="preserve">five (5) days </w:delText>
        </w:r>
      </w:del>
      <w:r w:rsidRPr="00F47C39">
        <w:rPr>
          <w:szCs w:val="22"/>
        </w:rPr>
        <w:t xml:space="preserve">after </w:t>
      </w:r>
      <w:ins w:id="327" w:author="Timothy Perez" w:date="2020-06-05T15:18:00Z">
        <w:r w:rsidR="003B16BF">
          <w:rPr>
            <w:szCs w:val="22"/>
          </w:rPr>
          <w:t>the date by which Customer is required to remove the Air</w:t>
        </w:r>
      </w:ins>
      <w:ins w:id="328" w:author="Timothy Perez" w:date="2020-06-05T15:19:00Z">
        <w:r w:rsidR="003B16BF">
          <w:rPr>
            <w:szCs w:val="22"/>
          </w:rPr>
          <w:t>c</w:t>
        </w:r>
      </w:ins>
      <w:ins w:id="329" w:author="Timothy Perez" w:date="2020-06-05T15:18:00Z">
        <w:r w:rsidR="003B16BF">
          <w:rPr>
            <w:szCs w:val="22"/>
          </w:rPr>
          <w:t>raft in accordance with §</w:t>
        </w:r>
      </w:ins>
      <w:ins w:id="330" w:author="Timothy Perez" w:date="2020-06-05T15:19:00Z">
        <w:r w:rsidR="003B16BF">
          <w:rPr>
            <w:szCs w:val="22"/>
          </w:rPr>
          <w:t>3.7</w:t>
        </w:r>
      </w:ins>
      <w:del w:id="331" w:author="Timothy Perez" w:date="2020-06-05T15:19:00Z">
        <w:r w:rsidRPr="00F47C39" w:rsidDel="003B16BF">
          <w:rPr>
            <w:szCs w:val="22"/>
          </w:rPr>
          <w:delText>XYZ Inc. has advised Customer that the Aircraft is available for Redelivery</w:delText>
        </w:r>
      </w:del>
      <w:r w:rsidRPr="00F47C39">
        <w:rPr>
          <w:szCs w:val="22"/>
        </w:rPr>
        <w:t xml:space="preserve">. </w:t>
      </w:r>
      <w:r w:rsidR="003025A3" w:rsidRPr="00F47C39">
        <w:rPr>
          <w:szCs w:val="22"/>
        </w:rPr>
        <w:t xml:space="preserve">The parties shall execute a "Redelivery Receipt" substantially similar to Exhibit B hereto. </w:t>
      </w:r>
      <w:r w:rsidRPr="00F47C39">
        <w:rPr>
          <w:szCs w:val="22"/>
        </w:rPr>
        <w:t xml:space="preserve">MRO shall have no duty to maintain the Aircraft, its systems or components after </w:t>
      </w:r>
      <w:ins w:id="332" w:author="Timothy Perez" w:date="2020-06-05T15:21:00Z">
        <w:r w:rsidR="00877484">
          <w:rPr>
            <w:szCs w:val="22"/>
          </w:rPr>
          <w:t>the Redeli</w:t>
        </w:r>
      </w:ins>
      <w:ins w:id="333" w:author="Timothy Perez" w:date="2020-06-05T15:22:00Z">
        <w:r w:rsidR="00877484">
          <w:rPr>
            <w:szCs w:val="22"/>
          </w:rPr>
          <w:t>very Date,</w:t>
        </w:r>
      </w:ins>
      <w:del w:id="334" w:author="Timothy Perez" w:date="2020-06-05T15:22:00Z">
        <w:r w:rsidRPr="00F47C39" w:rsidDel="00877484">
          <w:rPr>
            <w:szCs w:val="22"/>
          </w:rPr>
          <w:delText>it has advised Customer that the Aircraft is available for Redelivery</w:delText>
        </w:r>
      </w:del>
      <w:r w:rsidRPr="00F47C39">
        <w:rPr>
          <w:szCs w:val="22"/>
        </w:rPr>
        <w:t xml:space="preserve"> unless Customer and MRO agree otherwise in writing and Customer pays MRO for such Services within </w:t>
      </w:r>
      <w:ins w:id="335" w:author="Timothy Perez" w:date="2020-06-05T15:22:00Z">
        <w:r w:rsidR="00877484">
          <w:rPr>
            <w:szCs w:val="22"/>
          </w:rPr>
          <w:t>five</w:t>
        </w:r>
      </w:ins>
      <w:del w:id="336" w:author="Timothy Perez" w:date="2020-06-05T15:22:00Z">
        <w:r w:rsidRPr="00F47C39" w:rsidDel="00877484">
          <w:rPr>
            <w:szCs w:val="22"/>
          </w:rPr>
          <w:delText>three</w:delText>
        </w:r>
      </w:del>
      <w:r w:rsidRPr="00F47C39">
        <w:rPr>
          <w:szCs w:val="22"/>
        </w:rPr>
        <w:t xml:space="preserve"> (</w:t>
      </w:r>
      <w:ins w:id="337" w:author="Timothy Perez" w:date="2020-06-05T15:22:00Z">
        <w:r w:rsidR="00877484">
          <w:rPr>
            <w:szCs w:val="22"/>
          </w:rPr>
          <w:t>5</w:t>
        </w:r>
      </w:ins>
      <w:del w:id="338" w:author="Timothy Perez" w:date="2020-06-05T15:22:00Z">
        <w:r w:rsidRPr="00F47C39" w:rsidDel="00877484">
          <w:rPr>
            <w:szCs w:val="22"/>
          </w:rPr>
          <w:delText>3</w:delText>
        </w:r>
      </w:del>
      <w:r w:rsidRPr="00F47C39">
        <w:rPr>
          <w:szCs w:val="22"/>
        </w:rPr>
        <w:t>)</w:t>
      </w:r>
      <w:r w:rsidR="00C9058C" w:rsidRPr="00F47C39">
        <w:rPr>
          <w:szCs w:val="22"/>
        </w:rPr>
        <w:t xml:space="preserve"> </w:t>
      </w:r>
      <w:ins w:id="339" w:author="Timothy Perez" w:date="2020-06-05T15:22:00Z">
        <w:r w:rsidR="00877484">
          <w:rPr>
            <w:szCs w:val="22"/>
          </w:rPr>
          <w:t xml:space="preserve">business </w:t>
        </w:r>
      </w:ins>
      <w:r w:rsidRPr="00F47C39">
        <w:rPr>
          <w:szCs w:val="22"/>
        </w:rPr>
        <w:t>days of Customer being invoiced for same.  In connection with Redelivery of the Aircraft, Customer shall be responsible for coordinating with, obtaining the approval of, submitting all documentation required by and paying all costs imposed by any and all governmental authorities and agencies</w:t>
      </w:r>
      <w:ins w:id="340" w:author="Timothy Perez" w:date="2020-06-05T15:23:00Z">
        <w:r w:rsidR="00877484">
          <w:rPr>
            <w:szCs w:val="22"/>
          </w:rPr>
          <w:t xml:space="preserve"> in connection with the removal of the Aircraft from the Service Center</w:t>
        </w:r>
      </w:ins>
      <w:r w:rsidRPr="00F47C39">
        <w:rPr>
          <w:szCs w:val="22"/>
        </w:rPr>
        <w:t>.</w:t>
      </w:r>
    </w:p>
    <w:p w14:paraId="276BF669" w14:textId="77777777" w:rsidR="004238F2" w:rsidRPr="002F32AC" w:rsidRDefault="004238F2" w:rsidP="00684DAA">
      <w:pPr>
        <w:pStyle w:val="StyleHeading1Before0pt"/>
        <w:spacing w:after="120"/>
        <w:rPr>
          <w:sz w:val="22"/>
          <w:szCs w:val="22"/>
        </w:rPr>
      </w:pPr>
      <w:r w:rsidRPr="002F32AC">
        <w:rPr>
          <w:sz w:val="22"/>
          <w:szCs w:val="22"/>
        </w:rPr>
        <w:t>CHARGES AND TERMS OF PAYMENT</w:t>
      </w:r>
    </w:p>
    <w:p w14:paraId="73D8D170" w14:textId="77777777" w:rsidR="004238F2" w:rsidRPr="002F32AC" w:rsidRDefault="004238F2" w:rsidP="00684DAA">
      <w:pPr>
        <w:pStyle w:val="Heading2"/>
        <w:spacing w:after="120"/>
        <w:ind w:left="0" w:firstLine="720"/>
        <w:rPr>
          <w:szCs w:val="22"/>
        </w:rPr>
      </w:pPr>
      <w:r w:rsidRPr="002F32AC">
        <w:rPr>
          <w:szCs w:val="22"/>
          <w:u w:val="none"/>
        </w:rPr>
        <w:t>Invoicing and Payment</w:t>
      </w:r>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spacing w:after="120"/>
        <w:ind w:left="0" w:firstLine="720"/>
        <w:rPr>
          <w:szCs w:val="22"/>
        </w:rPr>
      </w:pPr>
      <w:r w:rsidRPr="002F32AC">
        <w:rPr>
          <w:szCs w:val="22"/>
          <w:u w:val="none"/>
        </w:rPr>
        <w:t>No Set-off or Deduction</w:t>
      </w:r>
      <w:r w:rsidRPr="002F32AC">
        <w:rPr>
          <w:szCs w:val="22"/>
        </w:rPr>
        <w:t>. All payments shall be made without right of set-off or deduction, in U.S. funds immediately available for use by MRO.</w:t>
      </w:r>
    </w:p>
    <w:p w14:paraId="57847A36" w14:textId="42DAFCAD" w:rsidR="004238F2" w:rsidRPr="007B0C52" w:rsidRDefault="004238F2" w:rsidP="004238F2">
      <w:pPr>
        <w:pStyle w:val="Heading2"/>
        <w:ind w:left="0" w:firstLine="720"/>
        <w:rPr>
          <w:szCs w:val="22"/>
        </w:rPr>
      </w:pPr>
      <w:r w:rsidRPr="002F32AC">
        <w:rPr>
          <w:szCs w:val="22"/>
          <w:u w:val="none"/>
        </w:rPr>
        <w:lastRenderedPageBreak/>
        <w:t>Disputed Charges</w:t>
      </w:r>
      <w:r w:rsidRPr="002F32AC">
        <w:rPr>
          <w:szCs w:val="22"/>
        </w:rPr>
        <w:t xml:space="preserve">. </w:t>
      </w:r>
      <w:r w:rsidR="007B0C52" w:rsidRPr="007B0C52">
        <w:rPr>
          <w:color w:val="000000"/>
          <w:szCs w:val="22"/>
        </w:rPr>
        <w:t xml:space="preserve">Customer shall provide written notice to MRO of any dispute Customer has to any </w:t>
      </w:r>
      <w:del w:id="341" w:author="Timothy Perez" w:date="2020-06-05T15:25:00Z">
        <w:r w:rsidR="007B0C52" w:rsidRPr="007B0C52" w:rsidDel="00885B52">
          <w:rPr>
            <w:color w:val="000000"/>
            <w:szCs w:val="22"/>
          </w:rPr>
          <w:delText xml:space="preserve">labor </w:delText>
        </w:r>
      </w:del>
      <w:r w:rsidR="007B0C52" w:rsidRPr="007B0C52">
        <w:rPr>
          <w:color w:val="000000"/>
          <w:szCs w:val="22"/>
        </w:rPr>
        <w:t xml:space="preserve">charge or </w:t>
      </w:r>
      <w:del w:id="342" w:author="Timothy Perez" w:date="2020-06-05T15:25:00Z">
        <w:r w:rsidR="007B0C52" w:rsidRPr="007B0C52" w:rsidDel="00885B52">
          <w:rPr>
            <w:color w:val="000000"/>
            <w:szCs w:val="22"/>
          </w:rPr>
          <w:delText xml:space="preserve">labor </w:delText>
        </w:r>
      </w:del>
      <w:r w:rsidR="007B0C52" w:rsidRPr="007B0C52">
        <w:rPr>
          <w:color w:val="000000"/>
          <w:szCs w:val="22"/>
        </w:rPr>
        <w:t xml:space="preserve">invoice from MRO within five (5) business days of the MRO invoice date. Such notice shall set forth the invoice number, disputed amount, and the basis for Customer disputing the amount. Notwithstanding the disputed charges, Customer shall timely pay all undisputed </w:t>
      </w:r>
      <w:del w:id="343" w:author="Timothy Perez" w:date="2020-06-05T15:26:00Z">
        <w:r w:rsidR="007B0C52" w:rsidRPr="007B0C52" w:rsidDel="00885B52">
          <w:rPr>
            <w:color w:val="000000"/>
            <w:szCs w:val="22"/>
          </w:rPr>
          <w:delText xml:space="preserve">labor </w:delText>
        </w:r>
      </w:del>
      <w:r w:rsidR="007B0C52" w:rsidRPr="007B0C52">
        <w:rPr>
          <w:color w:val="000000"/>
          <w:szCs w:val="22"/>
        </w:rPr>
        <w:t>charges</w:t>
      </w:r>
      <w:del w:id="344" w:author="Timothy Perez" w:date="2020-06-05T15:26:00Z">
        <w:r w:rsidR="007B0C52" w:rsidRPr="007B0C52" w:rsidDel="00885B52">
          <w:rPr>
            <w:color w:val="000000"/>
            <w:szCs w:val="22"/>
          </w:rPr>
          <w:delText xml:space="preserve"> and all charges for parts, materials, or third party services</w:delText>
        </w:r>
      </w:del>
      <w:r w:rsidR="007B0C52" w:rsidRPr="007B0C52">
        <w:rPr>
          <w:color w:val="000000"/>
          <w:szCs w:val="22"/>
        </w:rPr>
        <w:t xml:space="preserve"> in all invoices. MRO invoices, to the extent they include charges for parts, materials, or third party services, are due according to the invoice terms. Any dispute of </w:t>
      </w:r>
      <w:del w:id="345" w:author="Timothy Perez" w:date="2020-06-05T15:26:00Z">
        <w:r w:rsidR="007B0C52" w:rsidRPr="007B0C52" w:rsidDel="00885B52">
          <w:rPr>
            <w:color w:val="000000"/>
            <w:szCs w:val="22"/>
          </w:rPr>
          <w:delText xml:space="preserve">labor </w:delText>
        </w:r>
      </w:del>
      <w:r w:rsidR="007B0C52" w:rsidRPr="007B0C52">
        <w:rPr>
          <w:color w:val="000000"/>
          <w:szCs w:val="22"/>
        </w:rPr>
        <w:t xml:space="preserve">charges for which MRO has not received timely notice hereunder is deemed waived, time being strictly of the essence.  </w:t>
      </w:r>
      <w:ins w:id="346" w:author="Timothy Perez" w:date="2020-06-05T15:27:00Z">
        <w:r w:rsidR="00885B52">
          <w:rPr>
            <w:color w:val="000000"/>
            <w:szCs w:val="22"/>
          </w:rPr>
          <w:t xml:space="preserve">If any notice of dispute is given by Customer, </w:t>
        </w:r>
      </w:ins>
      <w:del w:id="347" w:author="Timothy Perez" w:date="2020-06-05T15:27:00Z">
        <w:r w:rsidR="007B0C52" w:rsidRPr="007B0C52" w:rsidDel="00885B52">
          <w:rPr>
            <w:color w:val="000000"/>
            <w:szCs w:val="22"/>
          </w:rPr>
          <w:delText>W</w:delText>
        </w:r>
      </w:del>
      <w:ins w:id="348" w:author="Timothy Perez" w:date="2020-06-05T15:27:00Z">
        <w:r w:rsidR="00885B52">
          <w:rPr>
            <w:color w:val="000000"/>
            <w:szCs w:val="22"/>
          </w:rPr>
          <w:t>w</w:t>
        </w:r>
      </w:ins>
      <w:r w:rsidR="007B0C52" w:rsidRPr="007B0C52">
        <w:rPr>
          <w:color w:val="000000"/>
          <w:szCs w:val="22"/>
        </w:rPr>
        <w:t xml:space="preserve">ithin five (5) business days of MRO’s written request, Customer must pay the amount of any disputed </w:t>
      </w:r>
      <w:del w:id="349" w:author="Timothy Perez" w:date="2020-06-05T15:27:00Z">
        <w:r w:rsidR="007B0C52" w:rsidRPr="007B0C52" w:rsidDel="00885B52">
          <w:rPr>
            <w:color w:val="000000"/>
            <w:szCs w:val="22"/>
          </w:rPr>
          <w:delText xml:space="preserve">labor </w:delText>
        </w:r>
      </w:del>
      <w:r w:rsidR="007B0C52" w:rsidRPr="007B0C52">
        <w:rPr>
          <w:color w:val="000000"/>
          <w:szCs w:val="22"/>
        </w:rPr>
        <w:t xml:space="preserve">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05151EC" w14:textId="5AC117AC" w:rsidR="004238F2" w:rsidRPr="002F32AC" w:rsidDel="00885B52" w:rsidRDefault="004238F2" w:rsidP="004238F2">
      <w:pPr>
        <w:pStyle w:val="Heading2"/>
        <w:ind w:left="0" w:firstLine="720"/>
        <w:rPr>
          <w:del w:id="350" w:author="Timothy Perez" w:date="2020-06-05T15:29:00Z"/>
          <w:szCs w:val="22"/>
        </w:rPr>
      </w:pPr>
      <w:commentRangeStart w:id="351"/>
      <w:del w:id="352" w:author="Timothy Perez" w:date="2020-06-05T15:29:00Z">
        <w:r w:rsidRPr="002F32AC" w:rsidDel="00885B52">
          <w:rPr>
            <w:szCs w:val="22"/>
            <w:u w:val="single"/>
          </w:rPr>
          <w:delText>Off-site Services. Subject to prior written notice to, and approval from Customer, if XYZ Inc.'s personnel or parts are required to be transported to any location other than the Service Center for the purpose of effecting repairs of or accomplishing Service on the Aircraft or Engine, all reasonable expenses incurred including any related transportation costs shall be paid by the Customer, including but not limited to costs associated with visas, permits, airport fees, taxes and duties.</w:delText>
        </w:r>
        <w:r w:rsidRPr="002F32AC" w:rsidDel="00885B52">
          <w:rPr>
            <w:szCs w:val="22"/>
          </w:rPr>
          <w:delText xml:space="preserve"/>
        </w:r>
        <w:r w:rsidR="00C9058C" w:rsidDel="00885B52">
          <w:rPr>
            <w:szCs w:val="22"/>
          </w:rPr>
          <w:delText/>
        </w:r>
        <w:r w:rsidR="00D52F4D" w:rsidDel="00885B52">
          <w:rPr>
            <w:szCs w:val="22"/>
          </w:rPr>
          <w:delText/>
        </w:r>
        <w:r w:rsidR="00C9058C" w:rsidDel="00885B52">
          <w:rPr>
            <w:szCs w:val="22"/>
          </w:rPr>
          <w:delText xml:space="preserve"/>
        </w:r>
        <w:r w:rsidRPr="002F32AC" w:rsidDel="00885B52">
          <w:rPr>
            <w:szCs w:val="22"/>
          </w:rPr>
          <w:delText/>
        </w:r>
      </w:del>
      <w:commentRangeEnd w:id="351"/>
      <w:r w:rsidR="00885B52">
        <w:rPr>
          <w:rStyle w:val="CommentReference"/>
          <w:bCs w:val="0"/>
        </w:rPr>
        <w:commentReference w:id="351"/>
      </w:r>
    </w:p>
    <w:p w14:paraId="1AC07838" w14:textId="74B87E18" w:rsidR="004238F2" w:rsidRPr="002F32AC" w:rsidRDefault="003D1164" w:rsidP="003D1164">
      <w:pPr>
        <w:pStyle w:val="Heading2"/>
        <w:ind w:left="0" w:firstLine="720"/>
        <w:rPr>
          <w:szCs w:val="22"/>
        </w:rPr>
      </w:pPr>
      <w:r>
        <w:rPr>
          <w:szCs w:val="22"/>
          <w:u w:val="none"/>
        </w:rPr>
        <w:t>L</w:t>
      </w:r>
      <w:r w:rsidR="004238F2" w:rsidRPr="002F32AC">
        <w:rPr>
          <w:szCs w:val="22"/>
          <w:u w:val="none"/>
        </w:rPr>
        <w:t>ien Rights</w:t>
      </w:r>
      <w:r w:rsidR="004238F2" w:rsidRPr="002F32AC">
        <w:rPr>
          <w:szCs w:val="22"/>
        </w:rPr>
        <w:t xml:space="preserve">.  </w:t>
      </w:r>
      <w:r w:rsidR="00E156A6" w:rsidRPr="002F32AC">
        <w:rPr>
          <w:szCs w:val="22"/>
        </w:rPr>
        <w:t xml:space="preserve">Customer acknowledges that MRO shall have a lien on the Aircraft for any unpaid </w:t>
      </w:r>
      <w:ins w:id="353" w:author="Timothy Perez" w:date="2020-06-05T15:29:00Z">
        <w:r w:rsidR="00E156A6">
          <w:rPr>
            <w:szCs w:val="22"/>
          </w:rPr>
          <w:t>amount</w:t>
        </w:r>
      </w:ins>
      <w:del w:id="354" w:author="Timothy Perez" w:date="2020-06-05T15:29:00Z">
        <w:r w:rsidR="00E156A6" w:rsidDel="00885B52">
          <w:rPr>
            <w:szCs w:val="22"/>
          </w:rPr>
          <w:delText>S</w:delText>
        </w:r>
        <w:r w:rsidR="00E156A6" w:rsidRPr="002F32AC" w:rsidDel="00885B52">
          <w:rPr>
            <w:szCs w:val="22"/>
          </w:rPr>
          <w:delText>ervices or charges</w:delText>
        </w:r>
      </w:del>
      <w:del w:id="355" w:author="Timothy Perez" w:date="2020-06-05T15:30:00Z">
        <w:r w:rsidR="00E156A6" w:rsidRPr="002F32AC" w:rsidDel="00885B52">
          <w:rPr>
            <w:szCs w:val="22"/>
          </w:rPr>
          <w:delText xml:space="preserve"> and for all sums</w:delText>
        </w:r>
      </w:del>
      <w:r w:rsidR="00E156A6" w:rsidRPr="002F32AC">
        <w:rPr>
          <w:szCs w:val="22"/>
        </w:rPr>
        <w:t xml:space="preserve"> due to MRO by Customer</w:t>
      </w:r>
      <w:ins w:id="356" w:author="Timothy Perez" w:date="2020-06-05T15:30:00Z">
        <w:r w:rsidR="00E156A6">
          <w:rPr>
            <w:szCs w:val="22"/>
          </w:rPr>
          <w:t xml:space="preserve"> in accordance with this GTA and the Service Agreement</w:t>
        </w:r>
      </w:ins>
      <w:r w:rsidR="00E156A6" w:rsidRPr="002F32AC">
        <w:rPr>
          <w:szCs w:val="22"/>
        </w:rPr>
        <w:t xml:space="preserve">, and agrees that the Aircraft will not be released by MRO until </w:t>
      </w:r>
      <w:ins w:id="357" w:author="Timothy Perez" w:date="2020-06-05T15:30:00Z">
        <w:r w:rsidR="00E156A6">
          <w:rPr>
            <w:szCs w:val="22"/>
          </w:rPr>
          <w:t>such</w:t>
        </w:r>
      </w:ins>
      <w:del w:id="358" w:author="Timothy Perez" w:date="2020-06-05T15:30:00Z">
        <w:r w:rsidR="00E156A6" w:rsidRPr="002F32AC" w:rsidDel="00885B52">
          <w:rPr>
            <w:szCs w:val="22"/>
          </w:rPr>
          <w:delText>XYZ Inc.'s</w:delText>
        </w:r>
      </w:del>
      <w:r w:rsidR="00E156A6" w:rsidRPr="002F32AC">
        <w:rPr>
          <w:szCs w:val="22"/>
        </w:rPr>
        <w:t xml:space="preserve"> outstanding </w:t>
      </w:r>
      <w:ins w:id="359" w:author="Timothy Perez" w:date="2020-06-05T15:30:00Z">
        <w:r w:rsidR="00E156A6">
          <w:rPr>
            <w:szCs w:val="22"/>
          </w:rPr>
          <w:t>amounts</w:t>
        </w:r>
      </w:ins>
      <w:del w:id="360" w:author="Timothy Perez" w:date="2020-06-05T15:30:00Z">
        <w:r w:rsidR="00E156A6" w:rsidRPr="002F32AC" w:rsidDel="00885B52">
          <w:rPr>
            <w:szCs w:val="22"/>
          </w:rPr>
          <w:delText>charges</w:delText>
        </w:r>
      </w:del>
      <w:r w:rsidR="00E156A6" w:rsidRPr="002F32AC">
        <w:rPr>
          <w:szCs w:val="22"/>
        </w:rPr>
        <w:t xml:space="preserve"> are paid in full. </w:t>
      </w:r>
      <w:r w:rsidR="004238F2" w:rsidRPr="002F32AC">
        <w:rPr>
          <w:szCs w:val="22"/>
        </w:rPr>
        <w:t>MRO shall not be liable for any</w:t>
      </w:r>
      <w:ins w:id="361" w:author="Timothy Perez" w:date="2020-06-05T15:31:00Z">
        <w:r w:rsidR="00885B52">
          <w:rPr>
            <w:szCs w:val="22"/>
          </w:rPr>
          <w:t xml:space="preserve"> </w:t>
        </w:r>
      </w:ins>
      <w:del w:id="362" w:author="Timothy Perez" w:date="2020-06-05T15:31:00Z">
        <w:r w:rsidR="004238F2" w:rsidRPr="002F32AC" w:rsidDel="00885B52">
          <w:rPr>
            <w:szCs w:val="22"/>
          </w:rPr>
          <w:delText xml:space="preserve"> losses, penalties, </w:delText>
        </w:r>
      </w:del>
      <w:r w:rsidR="004238F2" w:rsidRPr="002F32AC">
        <w:rPr>
          <w:szCs w:val="22"/>
        </w:rPr>
        <w:t>damages</w:t>
      </w:r>
      <w:del w:id="363" w:author="Timothy Perez" w:date="2020-06-05T15:31:00Z">
        <w:r w:rsidR="004238F2" w:rsidRPr="002F32AC" w:rsidDel="00885B52">
          <w:rPr>
            <w:szCs w:val="22"/>
          </w:rPr>
          <w:delText>, or other charges</w:delText>
        </w:r>
      </w:del>
      <w:r w:rsidR="004238F2" w:rsidRPr="002F32AC">
        <w:rPr>
          <w:szCs w:val="22"/>
        </w:rPr>
        <w:t xml:space="preserve"> </w:t>
      </w:r>
      <w:ins w:id="364" w:author="Timothy Perez" w:date="2020-06-05T15:31:00Z">
        <w:r w:rsidR="00885B52">
          <w:rPr>
            <w:szCs w:val="22"/>
          </w:rPr>
          <w:t xml:space="preserve">under §5.2 </w:t>
        </w:r>
      </w:ins>
      <w:r w:rsidR="004238F2" w:rsidRPr="002F32AC">
        <w:rPr>
          <w:szCs w:val="22"/>
        </w:rPr>
        <w:t xml:space="preserve">for any delay in Redelivery of the Aircraft due to MRO's retention of possession of the Aircraft </w:t>
      </w:r>
      <w:ins w:id="365" w:author="Timothy Perez" w:date="2020-06-05T15:31:00Z">
        <w:r w:rsidR="00885B52">
          <w:rPr>
            <w:szCs w:val="22"/>
          </w:rPr>
          <w:t>in acco</w:t>
        </w:r>
      </w:ins>
      <w:ins w:id="366" w:author="Timothy Perez" w:date="2020-06-05T15:32:00Z">
        <w:r w:rsidR="00885B52">
          <w:rPr>
            <w:szCs w:val="22"/>
          </w:rPr>
          <w:t>rdance with this §6.4</w:t>
        </w:r>
      </w:ins>
      <w:del w:id="367" w:author="Timothy Perez" w:date="2020-06-05T15:32:00Z">
        <w:r w:rsidR="004238F2" w:rsidRPr="002F32AC" w:rsidDel="00885B52">
          <w:rPr>
            <w:szCs w:val="22"/>
          </w:rPr>
          <w:delText>prior to payment in full</w:delText>
        </w:r>
      </w:del>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4259ECB1" w:rsidR="004238F2" w:rsidRPr="002F32AC" w:rsidRDefault="004238F2" w:rsidP="004238F2">
      <w:pPr>
        <w:pStyle w:val="Heading2"/>
        <w:ind w:left="0" w:firstLine="720"/>
        <w:rPr>
          <w:szCs w:val="22"/>
        </w:rPr>
      </w:pPr>
      <w:r w:rsidRPr="002F32AC">
        <w:rPr>
          <w:szCs w:val="22"/>
          <w:u w:val="none"/>
        </w:rPr>
        <w:t>Third Party Liens</w:t>
      </w:r>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ins w:id="368" w:author="Timothy Perez" w:date="2020-06-05T15:32:00Z">
        <w:r w:rsidR="00885B52">
          <w:rPr>
            <w:szCs w:val="22"/>
          </w:rPr>
          <w:t xml:space="preserve">due and owing by Customer </w:t>
        </w:r>
      </w:ins>
      <w:r w:rsidRPr="002F32AC">
        <w:rPr>
          <w:szCs w:val="22"/>
        </w:rPr>
        <w:t>in accordance with this GTA</w:t>
      </w:r>
      <w:ins w:id="369" w:author="Timothy Perez" w:date="2020-06-05T15:33:00Z">
        <w:r w:rsidR="00885B52">
          <w:rPr>
            <w:szCs w:val="22"/>
          </w:rPr>
          <w:t xml:space="preserve"> and the Service Agreement</w:t>
        </w:r>
      </w:ins>
      <w:r w:rsidRPr="002F32AC">
        <w:rPr>
          <w:szCs w:val="22"/>
        </w:rPr>
        <w:t xml:space="preserve">. </w:t>
      </w:r>
    </w:p>
    <w:p w14:paraId="366E6C05" w14:textId="6E3021D5" w:rsidR="004238F2" w:rsidRPr="002F32AC" w:rsidRDefault="00B935F6" w:rsidP="004238F2">
      <w:pPr>
        <w:pStyle w:val="Heading2"/>
        <w:ind w:left="0" w:firstLine="720"/>
        <w:rPr>
          <w:szCs w:val="22"/>
        </w:rPr>
      </w:pPr>
      <w:ins w:id="370" w:author="Timothy Perez" w:date="2020-06-05T15:33:00Z">
        <w:r>
          <w:rPr>
            <w:szCs w:val="22"/>
            <w:u w:val="single"/>
          </w:rPr>
          <w:t>Past-Due Interest</w:t>
        </w:r>
      </w:ins>
      <w:commentRangeStart w:id="371"/>
      <w:del w:id="372" w:author="Timothy Perez" w:date="2020-06-05T15:33:00Z">
        <w:r w:rsidR="004238F2" w:rsidRPr="002F32AC" w:rsidDel="00B935F6">
          <w:rPr>
            <w:szCs w:val="22"/>
            <w:u w:val="single"/>
          </w:rPr>
          <w:delText>T</w:delText>
        </w:r>
      </w:del>
      <w:del w:id="373" w:author="Timothy Perez" w:date="2020-06-05T15:34:00Z">
        <w:r w:rsidR="004238F2" w:rsidRPr="002F32AC" w:rsidDel="00B935F6">
          <w:rPr>
            <w:szCs w:val="22"/>
            <w:u w:val="single"/>
          </w:rPr>
          <w:delText>ime of the Essence</w:delText>
        </w:r>
      </w:del>
      <w:r w:rsidR="004238F2" w:rsidRPr="002F32AC">
        <w:rPr>
          <w:szCs w:val="22"/>
        </w:rPr>
        <w:t xml:space="preserve">. </w:t>
      </w:r>
      <w:del w:id="374" w:author="Timothy Perez" w:date="2020-06-05T15:36:00Z">
        <w:r w:rsidR="004238F2" w:rsidRPr="002F32AC" w:rsidDel="00905BA2">
          <w:rPr>
            <w:szCs w:val="22"/>
          </w:rPr>
          <w:delText xml:space="preserve">Time is of the essence with regard to Customer’s payments to XYZ Inc., </w:delText>
        </w:r>
      </w:del>
      <w:del w:id="375" w:author="Timothy Perez" w:date="2020-06-05T15:37:00Z">
        <w:r w:rsidR="004238F2" w:rsidRPr="002F32AC" w:rsidDel="00905BA2">
          <w:rPr>
            <w:szCs w:val="22"/>
          </w:rPr>
          <w:delText>approval of additional or non-routine work, and provision of Customer Furnished Materials</w:delText>
        </w:r>
      </w:del>
      <w:commentRangeEnd w:id="371"/>
      <w:r w:rsidR="00905BA2">
        <w:rPr>
          <w:rStyle w:val="CommentReference"/>
          <w:bCs w:val="0"/>
        </w:rPr>
        <w:commentReference w:id="371"/>
      </w:r>
      <w:del w:id="376" w:author="Timothy Perez" w:date="2020-06-05T15:37:00Z">
        <w:r w:rsidR="004238F2" w:rsidRPr="002F32AC" w:rsidDel="00905BA2">
          <w:rPr>
            <w:szCs w:val="22"/>
          </w:rPr>
          <w:delText>.</w:delText>
        </w:r>
      </w:del>
      <w:r w:rsidR="004238F2" w:rsidRPr="002F32AC">
        <w:rPr>
          <w:szCs w:val="22"/>
        </w:rPr>
        <w:t xml:space="preserve"> All past due charges and amounts owed to </w:t>
      </w:r>
      <w:ins w:id="377" w:author="Timothy Perez" w:date="2020-06-05T15:37:00Z">
        <w:r w:rsidR="00905BA2">
          <w:rPr>
            <w:szCs w:val="22"/>
          </w:rPr>
          <w:t>a party to the other party</w:t>
        </w:r>
      </w:ins>
      <w:del w:id="378" w:author="Timothy Perez" w:date="2020-06-05T15:37:00Z">
        <w:r w:rsidR="004238F2" w:rsidRPr="002F32AC" w:rsidDel="00905BA2">
          <w:rPr>
            <w:szCs w:val="22"/>
          </w:rPr>
          <w:delText>XYZ Inc.</w:delText>
        </w:r>
      </w:del>
      <w:r w:rsidR="004238F2" w:rsidRPr="002F32AC">
        <w:rPr>
          <w:szCs w:val="22"/>
        </w:rPr>
        <w:t xml:space="preserve"> shall accrue interest at </w:t>
      </w:r>
      <w:ins w:id="379" w:author="Timothy Perez" w:date="2020-06-05T15:37:00Z">
        <w:r w:rsidR="00905BA2">
          <w:rPr>
            <w:szCs w:val="22"/>
          </w:rPr>
          <w:t>six percent (6%) per annum</w:t>
        </w:r>
      </w:ins>
      <w:del w:id="380" w:author="Timothy Perez" w:date="2020-06-05T15:37:00Z">
        <w:r w:rsidR="004238F2" w:rsidRPr="002F32AC" w:rsidDel="00905BA2">
          <w:rPr>
            <w:szCs w:val="22"/>
          </w:rPr>
          <w:delText>the highest rate allowed by law</w:delText>
        </w:r>
      </w:del>
      <w:r w:rsidR="004238F2" w:rsidRPr="002F32AC">
        <w:rPr>
          <w:szCs w:val="22"/>
        </w:rPr>
        <w:t xml:space="preserve">, which rate shall apply both pre-judgment and post-judgment. </w:t>
      </w:r>
    </w:p>
    <w:p w14:paraId="4532D26F" w14:textId="7867F703" w:rsidR="004238F2" w:rsidRPr="002F32AC" w:rsidDel="00905BA2" w:rsidRDefault="004238F2" w:rsidP="004238F2">
      <w:pPr>
        <w:pStyle w:val="Heading2"/>
        <w:ind w:left="0" w:firstLine="720"/>
        <w:rPr>
          <w:del w:id="381" w:author="Timothy Perez" w:date="2020-06-05T15:38:00Z"/>
          <w:szCs w:val="22"/>
        </w:rPr>
      </w:pPr>
      <w:commentRangeStart w:id="382"/>
      <w:del w:id="383" w:author="Timothy Perez" w:date="2020-06-05T15:38:00Z">
        <w:r w:rsidRPr="002F32AC" w:rsidDel="00905BA2">
          <w:rPr>
            <w:szCs w:val="22"/>
            <w:u w:val="single"/>
          </w:rPr>
          <w:delText>Post Redelivery Expenses. XYZ Inc. will provide Customer, within thirty (30) days of departure of aircraft, with a detailed bill of any additional freight/shipping costs, exchange costs for overhaul (if applicable), long-distance phone and fax charges, and any other charges incurred after the aircraft is delivered</w:delText>
        </w:r>
        <w:r w:rsidRPr="002F32AC" w:rsidDel="00905BA2">
          <w:rPr>
            <w:szCs w:val="22"/>
          </w:rPr>
          <w:delText/>
        </w:r>
      </w:del>
      <w:commentRangeEnd w:id="382"/>
      <w:r w:rsidR="00905BA2">
        <w:rPr>
          <w:rStyle w:val="CommentReference"/>
          <w:bCs w:val="0"/>
        </w:rPr>
        <w:commentReference w:id="382"/>
      </w:r>
      <w:del w:id="384" w:author="Timothy Perez" w:date="2020-06-05T15:38:00Z">
        <w:r w:rsidRPr="002F32AC" w:rsidDel="00905BA2">
          <w:rPr>
            <w:szCs w:val="22"/>
          </w:rPr>
          <w:delText>.</w:delText>
        </w:r>
      </w:del>
    </w:p>
    <w:p w14:paraId="49BFC544" w14:textId="735A79C4" w:rsidR="004238F2" w:rsidRPr="002F32AC" w:rsidDel="00905BA2" w:rsidRDefault="004238F2" w:rsidP="00905BA2">
      <w:pPr>
        <w:pStyle w:val="Heading2"/>
        <w:ind w:left="0" w:firstLine="720"/>
        <w:rPr>
          <w:del w:id="385" w:author="Timothy Perez" w:date="2020-06-05T15:40:00Z"/>
          <w:szCs w:val="22"/>
        </w:rPr>
      </w:pPr>
      <w:commentRangeStart w:id="386"/>
      <w:del w:id="387" w:author="Timothy Perez" w:date="2020-06-05T15:40:00Z">
        <w:r w:rsidRPr="00905BA2" w:rsidDel="00905BA2">
          <w:rPr>
            <w:szCs w:val="22"/>
            <w:u w:val="single"/>
          </w:rPr>
          <w:delText>Taxes/Customs Duty.  All customs duties, taxes and brokerage fees or charges related to Customer Furnished Material delivered to XYZ Inc. or redelivered to XYZ Inc. shall be borne by Customer.  Similarly, all other taxes, duties, fees or charges, which may be imposed upon XYZ Inc. resulting from the performance by XYZ Inc. or XYZ Inc.'s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XYZ Inc. harmless from any and all claims for payment of any such taxes, fees, or charges.  It is understood and agreed that the term "Taxes" shall not be deemed to include United States or State income taxes payable by XYZ Inc. arising out of, related to, or resulting from the performance of this GTA or applicable Service Agreement.  If Customer is claiming exempt status from the Delaware State Sales Tax, Customer shall, prior to the effective date of this GTA, provide XYZ Inc. with a copy of its Delaware Sales Tax exemption certificate of affidavit in the form required by the Delaware Department of Revenue.</w:delText>
        </w:r>
        <w:r w:rsidRPr="00905BA2" w:rsidDel="00905BA2">
          <w:rPr>
            <w:szCs w:val="22"/>
          </w:rPr>
          <w:delText xml:space="preserve"/>
        </w:r>
        <w:r w:rsidRPr="00905BA2" w:rsidDel="00905BA2">
          <w:rPr>
            <w:szCs w:val="22"/>
          </w:rPr>
          <w:lastRenderedPageBreak/>
          <w:delText/>
        </w:r>
      </w:del>
      <w:commentRangeEnd w:id="386"/>
      <w:r w:rsidR="00905BA2">
        <w:rPr>
          <w:rStyle w:val="CommentReference"/>
          <w:bCs w:val="0"/>
        </w:rPr>
        <w:commentReference w:id="386"/>
      </w:r>
    </w:p>
    <w:p w14:paraId="5CFF8C7B" w14:textId="576E2398" w:rsidR="00F738E2" w:rsidRPr="00905BA2" w:rsidRDefault="004238F2" w:rsidP="00905BA2">
      <w:pPr>
        <w:pStyle w:val="Heading2"/>
        <w:ind w:left="0" w:firstLine="720"/>
        <w:rPr>
          <w:szCs w:val="22"/>
        </w:rPr>
      </w:pPr>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mployee to work more than 40 hours in any one week. “Premium Time” is any work done on an expedite basis (referred to in the industry as “Aircraft on the Ground” or “AOG”). Overtime charges are 1.andard hourly rates and Premium Time charges are 2.andard hourly rates. This Section 6. does not apply to Overtime Work that is not requested by the Customer but which MRO chooses to perform, in its sole discretion.</w:t>
      </w:r>
      <w:r w:rsidRPr="00905BA2">
        <w:rPr>
          <w:szCs w:val="22"/>
        </w:rPr>
      </w:r>
      <w:r w:rsidR="00F877EF" w:rsidRPr="00905BA2">
        <w:rPr>
          <w:szCs w:val="22"/>
        </w:rPr>
      </w:r>
      <w:r w:rsidRPr="00905BA2">
        <w:rPr>
          <w:szCs w:val="22"/>
        </w:rPr>
      </w:r>
      <w:del w:id="388" w:author="Timothy Perez" w:date="2020-06-05T15:43:00Z">
        <w:r w:rsidRPr="00905BA2" w:rsidDel="00905BA2">
          <w:rPr>
            <w:szCs w:val="22"/>
          </w:rPr>
          <w:delText>E</w:delText>
        </w:r>
      </w:del>
      <w:ins w:id="389" w:author="Timothy Perez" w:date="2020-06-05T15:43:00Z">
        <w:r w:rsidR="00905BA2">
          <w:rPr>
            <w:szCs w:val="22"/>
          </w:rPr>
          <w:t>e</w:t>
        </w:r>
      </w:ins>
      <w:r w:rsidRPr="00905BA2">
        <w:rPr>
          <w:szCs w:val="22"/>
        </w:rPr>
      </w:r>
      <w:r w:rsidR="00F877EF" w:rsidRPr="00905BA2">
        <w:rPr>
          <w:szCs w:val="22"/>
        </w:rPr>
      </w:r>
      <w:r w:rsidRPr="00905BA2">
        <w:rPr>
          <w:szCs w:val="22"/>
        </w:rPr>
      </w:r>
      <w:r w:rsidR="00F877EF" w:rsidRPr="00905BA2">
        <w:rPr>
          <w:szCs w:val="22"/>
        </w:rPr>
      </w:r>
      <w:ins w:id="390" w:author="Timothy Perez" w:date="2020-06-05T15:44:00Z">
        <w:r w:rsidR="00905BA2">
          <w:rPr>
            <w:szCs w:val="22"/>
          </w:rPr>
          <w:t xml:space="preserve">, in each case, other than resulting from any non-excusable delay </w:t>
        </w:r>
      </w:ins>
      <w:ins w:id="391" w:author="Timothy Perez" w:date="2020-06-05T15:45:00Z">
        <w:r w:rsidR="00905BA2">
          <w:rPr>
            <w:szCs w:val="22"/>
          </w:rPr>
          <w:t>attributable to XYZ Inc.</w:t>
        </w:r>
      </w:ins>
      <w:r w:rsidRPr="00905BA2">
        <w:rPr>
          <w:szCs w:val="22"/>
        </w:rPr>
      </w:r>
      <w:commentRangeStart w:id="392"/>
      <w:r w:rsidRPr="00905BA2">
        <w:rPr>
          <w:szCs w:val="22"/>
        </w:rPr>
      </w:r>
      <w:commentRangeEnd w:id="392"/>
      <w:r w:rsidR="00DB2A55">
        <w:rPr>
          <w:rStyle w:val="CommentReference"/>
          <w:bCs w:val="0"/>
        </w:rPr>
      </w:r>
      <w:r w:rsidRPr="00905BA2">
        <w:rPr>
          <w:szCs w:val="22"/>
        </w:rPr>
      </w:r>
      <w:ins w:id="393" w:author="Timothy Perez" w:date="2020-06-05T15:46:00Z">
        <w:r w:rsidR="00DB2A55">
          <w:rPr>
            <w:szCs w:val="22"/>
          </w:rPr>
          <w:t xml:space="preserve">the </w:t>
        </w:r>
      </w:ins>
      <w:r w:rsidRPr="00905BA2">
        <w:rPr>
          <w:szCs w:val="22"/>
        </w:rPr>
      </w:r>
      <w:ins w:id="394" w:author="Timothy Perez" w:date="2020-06-05T15:47:00Z">
        <w:r w:rsidR="00DB2A55">
          <w:rPr>
            <w:szCs w:val="22"/>
          </w:rPr>
          <w:t xml:space="preserve">otherwise applicable under the Service Agreement </w:t>
        </w:r>
      </w:ins>
      <w:r w:rsidRPr="00905BA2">
        <w:rPr>
          <w:szCs w:val="22"/>
        </w:rPr>
      </w:r>
      <w:ins w:id="395" w:author="Timothy Perez" w:date="2020-06-05T15:47:00Z">
        <w:r w:rsidR="00DB2A55">
          <w:rPr>
            <w:szCs w:val="22"/>
          </w:rPr>
          <w:t xml:space="preserve">such </w:t>
        </w:r>
      </w:ins>
      <w:r w:rsidRPr="00905BA2">
        <w:rPr>
          <w:szCs w:val="22"/>
        </w:rPr>
      </w:r>
      <w:ins w:id="396" w:author="Timothy Perez" w:date="2020-06-05T15:42:00Z">
        <w:r w:rsidR="00905BA2">
          <w:rPr>
            <w:szCs w:val="22"/>
          </w:rPr>
          <w:t>7</w:t>
        </w:r>
      </w:ins>
      <w:del w:id="397" w:author="Timothy Perez" w:date="2020-06-05T15:42:00Z">
        <w:r w:rsidRPr="00905BA2" w:rsidDel="00905BA2">
          <w:rPr>
            <w:szCs w:val="22"/>
          </w:rPr>
          <w:delText>11</w:delText>
        </w:r>
      </w:del>
      <w:r w:rsidRPr="00905BA2">
        <w:rPr>
          <w:szCs w:val="22"/>
        </w:rPr>
      </w:r>
      <w:ins w:id="398" w:author="Timothy Perez" w:date="2020-06-05T15:47:00Z">
        <w:r w:rsidR="00DB2A55">
          <w:rPr>
            <w:szCs w:val="22"/>
          </w:rPr>
          <w:t xml:space="preserve"> or Premium Work</w:t>
        </w:r>
      </w:ins>
      <w:r w:rsidRPr="00905BA2">
        <w:rPr>
          <w:szCs w:val="22"/>
        </w:rPr>
      </w:r>
    </w:p>
    <w:p w14:paraId="52BD2F29" w14:textId="1E996C54" w:rsidR="004238F2" w:rsidRPr="002F32AC" w:rsidRDefault="00F738E2" w:rsidP="004238F2">
      <w:pPr>
        <w:pStyle w:val="Heading2"/>
        <w:ind w:left="0" w:firstLine="720"/>
        <w:rPr>
          <w:szCs w:val="22"/>
        </w:rPr>
      </w:pPr>
      <w:r w:rsidRPr="002F32AC">
        <w:rPr>
          <w:szCs w:val="22"/>
          <w:u w:val="none"/>
        </w:rPr>
        <w:t>Unused Parts &amp; Materials</w:t>
      </w:r>
      <w:r w:rsidRPr="002F32AC">
        <w:rPr>
          <w:szCs w:val="22"/>
        </w:rPr>
        <w:t>. Any such materials left unclaimed for more than thirty (30) days after Redelivery Date will become the property of MRO, after which MRO may use, sell or dispose of such materials as MRO deems appropriate, in its sole discretion.  Should MRO decide to dispose of the materials, any costs incurred in such disposal (including</w:t>
      </w:r>
      <w:ins w:id="399" w:author="Timothy Perez" w:date="2020-06-05T15:48:00Z">
        <w:r w:rsidR="005766AE">
          <w:rPr>
            <w:szCs w:val="22"/>
          </w:rPr>
          <w:t xml:space="preserve"> a reasonable amount of</w:t>
        </w:r>
      </w:ins>
      <w:r w:rsidRPr="002F32AC">
        <w:rPr>
          <w:szCs w:val="22"/>
        </w:rPr>
        <w:t xml:space="preserve"> MRO’s time)</w:t>
      </w:r>
      <w:ins w:id="400" w:author="Timothy Perez" w:date="2020-06-05T15:48:00Z">
        <w:r w:rsidR="005766AE">
          <w:rPr>
            <w:szCs w:val="22"/>
          </w:rPr>
          <w:t>, net of any proceeds thereof,</w:t>
        </w:r>
      </w:ins>
      <w:r w:rsidRPr="002F32AC">
        <w:rPr>
          <w:szCs w:val="22"/>
        </w:rPr>
        <w:t xml:space="preserve"> shall be reimbursed to MRO by Customer</w:t>
      </w:r>
      <w:r w:rsidR="009036AE">
        <w:rPr>
          <w:szCs w:val="22"/>
        </w:rPr>
        <w:t>.</w:t>
      </w:r>
    </w:p>
    <w:p w14:paraId="3EC727FD" w14:textId="3023570F" w:rsidR="004238F2" w:rsidRPr="002F32AC" w:rsidRDefault="004238F2" w:rsidP="004238F2">
      <w:pPr>
        <w:pStyle w:val="StyleHeading1Before0pt"/>
        <w:rPr>
          <w:sz w:val="22"/>
          <w:szCs w:val="22"/>
        </w:rPr>
      </w:pPr>
      <w:r w:rsidRPr="002F32AC">
        <w:rPr>
          <w:sz w:val="22"/>
          <w:szCs w:val="22"/>
        </w:rPr>
        <w:t>WARRANTY</w:t>
      </w:r>
      <w:ins w:id="401" w:author="Timothy Perez" w:date="2020-06-05T15:54:00Z">
        <w:r w:rsidR="005766AE">
          <w:rPr>
            <w:sz w:val="22"/>
            <w:szCs w:val="22"/>
          </w:rPr>
          <w:t xml:space="preserve"> [SUBJECT TO TECHNICAL ADVISOR REVIEW GENERALLY]</w:t>
        </w:r>
      </w:ins>
    </w:p>
    <w:p w14:paraId="7955E48E" w14:textId="32C02E64" w:rsidR="004238F2" w:rsidRPr="002F32AC" w:rsidRDefault="004238F2" w:rsidP="004238F2">
      <w:pPr>
        <w:pStyle w:val="Heading2"/>
        <w:ind w:left="0" w:firstLine="720"/>
        <w:rPr>
          <w:szCs w:val="22"/>
        </w:rPr>
      </w:pPr>
      <w:r w:rsidRPr="002F32AC">
        <w:rPr>
          <w:szCs w:val="22"/>
          <w:u w:val="none"/>
        </w:rPr>
        <w:t>Warranty as to Labor</w:t>
      </w:r>
      <w:r w:rsidRPr="002F32AC">
        <w:rPr>
          <w:szCs w:val="22"/>
        </w:rPr>
        <w:t xml:space="preserve">. </w:t>
      </w:r>
      <w:r w:rsidR="00E77C8A" w:rsidRPr="006153B9">
        <w:rPr>
          <w:szCs w:val="22"/>
        </w:rPr>
        <w:t xml:space="preserve">Except to the extent a more favorable warranty is expressly included in a Service Agreement for the </w:t>
      </w:r>
      <w:del w:id="402" w:author="Timothy Perez" w:date="2020-06-05T15:49:00Z">
        <w:r w:rsidR="00E77C8A" w:rsidDel="005766AE">
          <w:rPr>
            <w:szCs w:val="22"/>
          </w:rPr>
          <w:delText>m</w:delText>
        </w:r>
      </w:del>
      <w:ins w:id="403" w:author="Timothy Perez" w:date="2020-06-05T15:49:00Z">
        <w:r w:rsidR="005766AE">
          <w:rPr>
            <w:szCs w:val="22"/>
          </w:rPr>
          <w:t>M</w:t>
        </w:r>
      </w:ins>
      <w:r w:rsidR="00E77C8A">
        <w:rPr>
          <w:szCs w:val="22"/>
        </w:rPr>
        <w:t>odification</w:t>
      </w:r>
      <w:r w:rsidR="00E77C8A" w:rsidRPr="006153B9">
        <w:rPr>
          <w:szCs w:val="22"/>
        </w:rPr>
        <w:t xml:space="preserve"> of passenger aircraft to </w:t>
      </w:r>
      <w:r w:rsidR="00E77C8A">
        <w:rPr>
          <w:szCs w:val="22"/>
        </w:rPr>
        <w:t>freighter</w:t>
      </w:r>
      <w:r w:rsidR="00E77C8A" w:rsidRPr="006153B9">
        <w:rPr>
          <w:szCs w:val="22"/>
        </w:rPr>
        <w:t>, a</w:t>
      </w:r>
      <w:r w:rsidR="00E77C8A" w:rsidRPr="002F32AC">
        <w:rPr>
          <w:szCs w:val="22"/>
        </w:rPr>
        <w:t>s the sole and exclusive warranty of any kind granted to Customer (collectively, the “Express Warranty”):</w:t>
      </w:r>
    </w:p>
    <w:p w14:paraId="576880A4" w14:textId="686B0619" w:rsidR="004238F2" w:rsidRDefault="004238F2" w:rsidP="004D10C1">
      <w:pPr>
        <w:ind w:firstLine="720"/>
        <w:jc w:val="both"/>
        <w:rPr>
          <w:ins w:id="404" w:author="Timothy Perez" w:date="2020-06-22T23:12:00Z"/>
          <w:bCs/>
          <w:color w:val="000000"/>
          <w:szCs w:val="22"/>
        </w:rPr>
      </w:pPr>
      <w:r w:rsidRPr="002F32AC">
        <w:rPr>
          <w:szCs w:val="22"/>
        </w:rPr>
        <w:tab/>
        <w:t>(a)</w:t>
      </w:r>
      <w:r w:rsidR="007B0C52">
        <w:rPr>
          <w:b/>
          <w:bCs/>
          <w:color w:val="000000"/>
        </w:rPr>
        <w:t xml:space="preserve">      </w:t>
      </w:r>
      <w:r w:rsidR="007B0C52" w:rsidRPr="007B0C52">
        <w:rPr>
          <w:bCs/>
          <w:color w:val="000000"/>
          <w:szCs w:val="22"/>
        </w:rPr>
        <w:t xml:space="preserve">MRO warrants that the </w:t>
      </w:r>
      <w:ins w:id="405" w:author="Timothy Perez" w:date="2020-06-05T15:50:00Z">
        <w:r w:rsidR="005766AE">
          <w:rPr>
            <w:bCs/>
            <w:color w:val="000000"/>
            <w:szCs w:val="22"/>
          </w:rPr>
          <w:t>Services</w:t>
        </w:r>
      </w:ins>
      <w:del w:id="406" w:author="Timothy Perez" w:date="2020-06-05T15:50:00Z">
        <w:r w:rsidR="007B0C52" w:rsidRPr="007B0C52" w:rsidDel="005766AE">
          <w:rPr>
            <w:bCs/>
            <w:color w:val="000000"/>
            <w:szCs w:val="22"/>
          </w:rPr>
          <w:delText>labor</w:delText>
        </w:r>
      </w:del>
      <w:r w:rsidR="007B0C52" w:rsidRPr="007B0C52">
        <w:rPr>
          <w:bCs/>
          <w:color w:val="000000"/>
          <w:szCs w:val="22"/>
        </w:rPr>
        <w:t xml:space="preserve"> performed on Customer’s Aircraft and Engines by MRO</w:t>
      </w:r>
      <w:ins w:id="407" w:author="Timothy Perez" w:date="2020-06-05T15:50:00Z">
        <w:r w:rsidR="005766AE">
          <w:rPr>
            <w:bCs/>
            <w:color w:val="000000"/>
            <w:szCs w:val="22"/>
          </w:rPr>
          <w:t xml:space="preserve"> and its subcontractors</w:t>
        </w:r>
      </w:ins>
      <w:r w:rsidR="007B0C52" w:rsidRPr="007B0C52">
        <w:rPr>
          <w:bCs/>
          <w:color w:val="000000"/>
          <w:szCs w:val="22"/>
        </w:rPr>
        <w:t xml:space="preserve">, </w:t>
      </w:r>
      <w:ins w:id="408" w:author="Timothy Perez" w:date="2020-06-05T15:50:00Z">
        <w:r w:rsidR="005766AE">
          <w:rPr>
            <w:bCs/>
            <w:color w:val="000000"/>
            <w:szCs w:val="22"/>
          </w:rPr>
          <w:t>b</w:t>
        </w:r>
      </w:ins>
      <w:ins w:id="409" w:author="Timothy Perez" w:date="2020-06-05T15:51:00Z">
        <w:r w:rsidR="005766AE">
          <w:rPr>
            <w:bCs/>
            <w:color w:val="000000"/>
            <w:szCs w:val="22"/>
          </w:rPr>
          <w:t xml:space="preserve">ut </w:t>
        </w:r>
      </w:ins>
      <w:r w:rsidR="007B0C52" w:rsidRPr="007B0C52">
        <w:rPr>
          <w:bCs/>
          <w:color w:val="000000"/>
          <w:szCs w:val="22"/>
        </w:rPr>
        <w:t xml:space="preserve">excluding </w:t>
      </w:r>
      <w:del w:id="410" w:author="Timothy Perez" w:date="2020-06-05T15:51:00Z">
        <w:r w:rsidR="00EC5826" w:rsidDel="005766AE">
          <w:rPr>
            <w:bCs/>
            <w:color w:val="000000"/>
            <w:szCs w:val="22"/>
          </w:rPr>
          <w:delText>S</w:delText>
        </w:r>
        <w:r w:rsidR="00EC5826" w:rsidRPr="007B0C52" w:rsidDel="005766AE">
          <w:rPr>
            <w:bCs/>
            <w:color w:val="000000"/>
            <w:szCs w:val="22"/>
          </w:rPr>
          <w:delText xml:space="preserve">ervices </w:delText>
        </w:r>
        <w:r w:rsidR="007B0C52" w:rsidRPr="007B0C52" w:rsidDel="005766AE">
          <w:rPr>
            <w:bCs/>
            <w:color w:val="000000"/>
            <w:szCs w:val="22"/>
          </w:rPr>
          <w:delText>performed by</w:delText>
        </w:r>
      </w:del>
      <w:ins w:id="411" w:author="Timothy Perez" w:date="2020-06-05T15:51:00Z">
        <w:r w:rsidR="005766AE">
          <w:rPr>
            <w:bCs/>
            <w:color w:val="000000"/>
            <w:szCs w:val="22"/>
          </w:rPr>
          <w:t>any other</w:t>
        </w:r>
      </w:ins>
      <w:r w:rsidR="007B0C52" w:rsidRPr="007B0C52">
        <w:rPr>
          <w:bCs/>
          <w:color w:val="000000"/>
          <w:szCs w:val="22"/>
        </w:rPr>
        <w:t xml:space="preserve"> third parties, shall be free from material defects in workmanship for the first to occur of (i</w:t>
      </w:r>
      <w:r w:rsidR="00C85CB8" w:rsidRPr="00C85CB8">
        <w:rPr>
          <w:bCs/>
          <w:color w:val="000000"/>
          <w:szCs w:val="22"/>
        </w:rPr>
        <w:t xml:space="preserve">) </w:t>
      </w:r>
      <w:ins w:id="412" w:author="Timothy Perez" w:date="2020-06-05T15:51:00Z">
        <w:r w:rsidR="005766AE">
          <w:rPr>
            <w:bCs/>
            <w:color w:val="000000"/>
            <w:szCs w:val="22"/>
          </w:rPr>
          <w:t>five</w:t>
        </w:r>
      </w:ins>
      <w:del w:id="413" w:author="Timothy Perez" w:date="2020-06-05T15:51:00Z">
        <w:r w:rsidR="00C85CB8" w:rsidRPr="00C85CB8" w:rsidDel="005766AE">
          <w:rPr>
            <w:bCs/>
            <w:color w:val="000000"/>
            <w:szCs w:val="22"/>
          </w:rPr>
          <w:delText>twelve</w:delText>
        </w:r>
      </w:del>
      <w:r w:rsidR="00C85CB8" w:rsidRPr="00C85CB8">
        <w:rPr>
          <w:bCs/>
          <w:color w:val="000000"/>
          <w:szCs w:val="22"/>
        </w:rPr>
        <w:t xml:space="preserve"> (</w:t>
      </w:r>
      <w:ins w:id="414" w:author="Timothy Perez" w:date="2020-06-05T15:51:00Z">
        <w:r w:rsidR="005766AE">
          <w:rPr>
            <w:bCs/>
            <w:color w:val="000000"/>
            <w:szCs w:val="22"/>
          </w:rPr>
          <w:t>5</w:t>
        </w:r>
      </w:ins>
      <w:del w:id="415" w:author="Timothy Perez" w:date="2020-06-05T15:51:00Z">
        <w:r w:rsidR="00C85CB8" w:rsidRPr="00C85CB8" w:rsidDel="005766AE">
          <w:rPr>
            <w:bCs/>
            <w:color w:val="000000"/>
            <w:szCs w:val="22"/>
          </w:rPr>
          <w:delText>12</w:delText>
        </w:r>
      </w:del>
      <w:r w:rsidR="00C85CB8" w:rsidRPr="00C85CB8">
        <w:rPr>
          <w:bCs/>
          <w:color w:val="000000"/>
          <w:szCs w:val="22"/>
        </w:rPr>
        <w:t xml:space="preserve">) calendar </w:t>
      </w:r>
      <w:ins w:id="416" w:author="Timothy Perez" w:date="2020-06-05T15:51:00Z">
        <w:r w:rsidR="005766AE">
          <w:rPr>
            <w:bCs/>
            <w:color w:val="000000"/>
            <w:szCs w:val="22"/>
          </w:rPr>
          <w:t>years</w:t>
        </w:r>
      </w:ins>
      <w:del w:id="417" w:author="Timothy Perez" w:date="2020-06-05T15:51:00Z">
        <w:r w:rsidR="00C85CB8" w:rsidRPr="00C85CB8" w:rsidDel="005766AE">
          <w:rPr>
            <w:bCs/>
            <w:color w:val="000000"/>
            <w:szCs w:val="22"/>
          </w:rPr>
          <w:delText>months</w:delText>
        </w:r>
      </w:del>
      <w:r w:rsidR="00C85CB8" w:rsidRPr="00C85CB8">
        <w:rPr>
          <w:bCs/>
          <w:color w:val="000000"/>
          <w:szCs w:val="22"/>
        </w:rPr>
        <w:t xml:space="preserve"> after the Redelivery Date, or (ii) </w:t>
      </w:r>
      <w:ins w:id="418" w:author="Timothy Perez" w:date="2020-06-05T15:53:00Z">
        <w:r w:rsidR="005766AE">
          <w:rPr>
            <w:bCs/>
            <w:color w:val="000000"/>
            <w:szCs w:val="22"/>
          </w:rPr>
          <w:t>five</w:t>
        </w:r>
      </w:ins>
      <w:del w:id="419" w:author="Timothy Perez" w:date="2020-06-05T15:53:00Z">
        <w:r w:rsidR="00C85CB8" w:rsidRPr="00C85CB8" w:rsidDel="005766AE">
          <w:rPr>
            <w:bCs/>
            <w:color w:val="000000"/>
            <w:szCs w:val="22"/>
          </w:rPr>
          <w:delText>one</w:delText>
        </w:r>
      </w:del>
      <w:r w:rsidR="00C85CB8" w:rsidRPr="00C85CB8">
        <w:rPr>
          <w:bCs/>
          <w:color w:val="000000"/>
          <w:szCs w:val="22"/>
        </w:rPr>
        <w:t xml:space="preserve"> thousand </w:t>
      </w:r>
      <w:del w:id="420" w:author="Timothy Perez" w:date="2020-06-05T15:53:00Z">
        <w:r w:rsidR="00C85CB8" w:rsidRPr="00C85CB8" w:rsidDel="005766AE">
          <w:rPr>
            <w:bCs/>
            <w:color w:val="000000"/>
            <w:szCs w:val="22"/>
          </w:rPr>
          <w:delText xml:space="preserve">five hundred </w:delText>
        </w:r>
      </w:del>
      <w:r w:rsidR="00C85CB8" w:rsidRPr="00C85CB8">
        <w:rPr>
          <w:bCs/>
          <w:color w:val="000000"/>
          <w:szCs w:val="22"/>
        </w:rPr>
        <w:t>(</w:t>
      </w:r>
      <w:ins w:id="421" w:author="Timothy Perez" w:date="2020-06-05T15:53:00Z">
        <w:r w:rsidR="005766AE">
          <w:rPr>
            <w:bCs/>
            <w:color w:val="000000"/>
            <w:szCs w:val="22"/>
          </w:rPr>
          <w:t>5,000</w:t>
        </w:r>
      </w:ins>
      <w:del w:id="422" w:author="Timothy Perez" w:date="2020-06-05T15:53:00Z">
        <w:r w:rsidR="00C85CB8" w:rsidRPr="00C85CB8" w:rsidDel="005766AE">
          <w:rPr>
            <w:bCs/>
            <w:color w:val="000000"/>
            <w:szCs w:val="22"/>
          </w:rPr>
          <w:delText>1,500</w:delText>
        </w:r>
      </w:del>
      <w:r w:rsidR="00C85CB8" w:rsidRPr="00C85CB8">
        <w:rPr>
          <w:bCs/>
          <w:color w:val="000000"/>
          <w:szCs w:val="22"/>
        </w:rPr>
        <w:t xml:space="preserve">) </w:t>
      </w:r>
      <w:ins w:id="423" w:author="Timothy Perez" w:date="2020-06-05T15:53:00Z">
        <w:r w:rsidR="005766AE">
          <w:rPr>
            <w:bCs/>
            <w:color w:val="000000"/>
            <w:szCs w:val="22"/>
          </w:rPr>
          <w:t>cycles</w:t>
        </w:r>
      </w:ins>
      <w:del w:id="424" w:author="Timothy Perez" w:date="2020-06-05T15:53:00Z">
        <w:r w:rsidR="00C85CB8" w:rsidRPr="00C85CB8" w:rsidDel="005766AE">
          <w:rPr>
            <w:bCs/>
            <w:color w:val="000000"/>
            <w:szCs w:val="22"/>
          </w:rPr>
          <w:delText>flight hours</w:delText>
        </w:r>
      </w:del>
      <w:r w:rsidR="00C85CB8" w:rsidRPr="00C85CB8">
        <w:rPr>
          <w:bCs/>
          <w:color w:val="000000"/>
          <w:szCs w:val="22"/>
        </w:rPr>
        <w:t xml:space="preserve"> after </w:t>
      </w:r>
      <w:ins w:id="425" w:author="Timothy Perez" w:date="2020-06-05T15:53:00Z">
        <w:r w:rsidR="005766AE">
          <w:rPr>
            <w:bCs/>
            <w:color w:val="000000"/>
            <w:szCs w:val="22"/>
          </w:rPr>
          <w:t>the Redelivery Date</w:t>
        </w:r>
      </w:ins>
      <w:ins w:id="426" w:author="Timothy Perez" w:date="2020-06-22T23:11:00Z">
        <w:r w:rsidR="004E1EF2">
          <w:rPr>
            <w:bCs/>
            <w:color w:val="000000"/>
            <w:szCs w:val="22"/>
          </w:rPr>
          <w:t>.</w:t>
        </w:r>
      </w:ins>
      <w:del w:id="427" w:author="Timothy Perez" w:date="2020-06-05T15:53:00Z">
        <w:r w:rsidR="00C85CB8" w:rsidRPr="00C85CB8" w:rsidDel="005766AE">
          <w:rPr>
            <w:bCs/>
            <w:color w:val="000000"/>
            <w:szCs w:val="22"/>
          </w:rPr>
          <w:delText>completion of such work</w:delText>
        </w:r>
      </w:del>
      <w:del w:id="428" w:author="Timothy Perez" w:date="2020-06-22T23:11:00Z">
        <w:r w:rsidR="00C85CB8" w:rsidRPr="00C85CB8" w:rsidDel="004E1EF2">
          <w:rPr>
            <w:bCs/>
            <w:color w:val="000000"/>
            <w:szCs w:val="22"/>
          </w:rPr>
          <w:delText xml:space="preserve">; </w:delText>
        </w:r>
        <w:r w:rsidR="007B0C52" w:rsidRPr="007B0C52" w:rsidDel="004E1EF2">
          <w:rPr>
            <w:bCs/>
            <w:color w:val="000000"/>
            <w:szCs w:val="22"/>
          </w:rPr>
          <w:delText xml:space="preserve"> and </w:delText>
        </w:r>
      </w:del>
    </w:p>
    <w:p w14:paraId="6CD5C9EA" w14:textId="5D9CFCFF" w:rsidR="004E1EF2" w:rsidRPr="004D10C1" w:rsidRDefault="004E1EF2">
      <w:pPr>
        <w:jc w:val="both"/>
        <w:rPr>
          <w:color w:val="000000"/>
          <w:szCs w:val="22"/>
        </w:rPr>
        <w:pPrChange w:id="429" w:author="Timothy Perez" w:date="2020-06-22T23:12:00Z">
          <w:pPr>
            <w:ind w:firstLine="720"/>
            <w:jc w:val="both"/>
          </w:pPr>
        </w:pPrChange>
      </w:pPr>
      <w:ins w:id="430" w:author="Timothy Perez" w:date="2020-06-22T23:12:00Z">
        <w:r>
          <w:rPr>
            <w:color w:val="000000"/>
            <w:szCs w:val="22"/>
          </w:rPr>
          <w:t>Th</w:t>
        </w:r>
      </w:ins>
      <w:ins w:id="431" w:author="Timothy Perez" w:date="2020-06-22T23:13:00Z">
        <w:r>
          <w:rPr>
            <w:color w:val="000000"/>
            <w:szCs w:val="22"/>
          </w:rPr>
          <w:t>e Express Warranty, subject to the terms hereof, is transferrable to subsequent owners of the Aircraft.</w:t>
        </w:r>
      </w:ins>
    </w:p>
    <w:p w14:paraId="5F1C0997" w14:textId="1039C20F" w:rsidR="004238F2" w:rsidRPr="002F32AC" w:rsidRDefault="004238F2">
      <w:pPr>
        <w:pStyle w:val="Heading2"/>
        <w:spacing w:after="120"/>
        <w:ind w:left="0" w:firstLine="720"/>
        <w:rPr>
          <w:szCs w:val="22"/>
        </w:rPr>
        <w:pPrChange w:id="432" w:author="Timothy Perez" w:date="2020-06-05T15:58:00Z">
          <w:pPr>
            <w:pStyle w:val="Heading2"/>
            <w:spacing w:after="0"/>
            <w:ind w:left="0" w:firstLine="720"/>
          </w:pPr>
        </w:pPrChange>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ins w:id="433" w:author="Timothy Perez" w:date="2020-06-05T15:54:00Z">
        <w:r w:rsidR="005766AE">
          <w:rPr>
            <w:szCs w:val="22"/>
          </w:rPr>
          <w:t xml:space="preserve">which XYZ Inc. shall complete within ___ (__) days after such return, </w:t>
        </w:r>
      </w:ins>
      <w:r w:rsidRPr="002F32AC">
        <w:rPr>
          <w:szCs w:val="22"/>
        </w:rPr>
        <w:t xml:space="preserve">MRO and Customer will </w:t>
      </w:r>
      <w:ins w:id="434" w:author="Timothy Perez" w:date="2020-06-05T15:55:00Z">
        <w:r w:rsidR="005766AE">
          <w:rPr>
            <w:szCs w:val="22"/>
          </w:rPr>
          <w:t>promptly</w:t>
        </w:r>
      </w:ins>
      <w:del w:id="435" w:author="Timothy Perez" w:date="2020-06-05T15:55:00Z">
        <w:r w:rsidRPr="002F32AC" w:rsidDel="005766AE">
          <w:rPr>
            <w:szCs w:val="22"/>
          </w:rPr>
          <w:delText>then</w:delText>
        </w:r>
      </w:del>
      <w:r w:rsidRPr="002F32AC">
        <w:rPr>
          <w:szCs w:val="22"/>
        </w:rPr>
        <w:t xml:space="preserve"> determine whether the failure falls within the terms of this </w:t>
      </w:r>
      <w:ins w:id="436" w:author="Timothy Perez" w:date="2020-06-05T15:55:00Z">
        <w:r w:rsidR="005766AE">
          <w:rPr>
            <w:szCs w:val="22"/>
          </w:rPr>
          <w:t xml:space="preserve">Express </w:t>
        </w:r>
      </w:ins>
      <w:del w:id="437" w:author="Timothy Perez" w:date="2020-06-05T15:55:00Z">
        <w:r w:rsidRPr="002F32AC" w:rsidDel="005766AE">
          <w:rPr>
            <w:szCs w:val="22"/>
          </w:rPr>
          <w:delText>w</w:delText>
        </w:r>
      </w:del>
      <w:ins w:id="438" w:author="Timothy Perez" w:date="2020-06-05T15:55:00Z">
        <w:r w:rsidR="005766AE">
          <w:rPr>
            <w:szCs w:val="22"/>
          </w:rPr>
          <w:t>W</w:t>
        </w:r>
      </w:ins>
      <w:r w:rsidRPr="002F32AC">
        <w:rPr>
          <w:szCs w:val="22"/>
        </w:rPr>
        <w:t xml:space="preserve">arranty.  If the suspected failure precludes safe operation of the Aircraft which cannot be corrected with a temporary repair or deferment, then the </w:t>
      </w:r>
      <w:del w:id="439" w:author="Timothy Perez" w:date="2020-06-05T15:56:00Z">
        <w:r w:rsidRPr="002F32AC" w:rsidDel="00FB5600">
          <w:rPr>
            <w:szCs w:val="22"/>
          </w:rPr>
          <w:delText>a</w:delText>
        </w:r>
      </w:del>
      <w:ins w:id="440" w:author="Timothy Perez" w:date="2020-06-05T15:56:00Z">
        <w:r w:rsidR="00FB5600">
          <w:rPr>
            <w:szCs w:val="22"/>
          </w:rPr>
          <w:t>A</w:t>
        </w:r>
      </w:ins>
      <w:r w:rsidRPr="002F32AC">
        <w:rPr>
          <w:szCs w:val="22"/>
        </w:rPr>
        <w:t xml:space="preserve">ircraft should be removed from service and MRO will send a representative to inspect the </w:t>
      </w:r>
      <w:del w:id="441" w:author="Timothy Perez" w:date="2020-06-05T15:56:00Z">
        <w:r w:rsidRPr="002F32AC" w:rsidDel="00FB5600">
          <w:rPr>
            <w:szCs w:val="22"/>
          </w:rPr>
          <w:delText>a</w:delText>
        </w:r>
      </w:del>
      <w:ins w:id="442" w:author="Timothy Perez" w:date="2020-06-05T15:56:00Z">
        <w:r w:rsidR="00FB5600">
          <w:rPr>
            <w:szCs w:val="22"/>
          </w:rPr>
          <w:t>A</w:t>
        </w:r>
      </w:ins>
      <w:r w:rsidRPr="002F32AC">
        <w:rPr>
          <w:szCs w:val="22"/>
        </w:rPr>
        <w:t>ircraft where it is located within three (3) business days of Customer</w:t>
      </w:r>
      <w:r w:rsidR="007D0664">
        <w:rPr>
          <w:szCs w:val="22"/>
        </w:rPr>
        <w:t>’</w:t>
      </w:r>
      <w:r w:rsidRPr="002F32AC">
        <w:rPr>
          <w:szCs w:val="22"/>
        </w:rPr>
        <w:t xml:space="preserve">s written notice to MRO of the suspected failure. </w:t>
      </w:r>
      <w:r w:rsidR="000F057C">
        <w:rPr>
          <w:szCs w:val="22"/>
        </w:rPr>
        <w:t xml:space="preserve">In the event </w:t>
      </w:r>
      <w:r w:rsidRPr="002F32AC">
        <w:rPr>
          <w:szCs w:val="22"/>
        </w:rPr>
        <w:t xml:space="preserve">MRO confirms the warranty claim, MRO shall have the option, </w:t>
      </w:r>
      <w:r w:rsidR="00E876B0">
        <w:rPr>
          <w:szCs w:val="22"/>
        </w:rPr>
        <w:t>eith</w:t>
      </w:r>
      <w:r w:rsidR="007D0664">
        <w:rPr>
          <w:szCs w:val="22"/>
        </w:rPr>
        <w:t>er by agreement with Customer</w:t>
      </w:r>
      <w:r w:rsidR="00E876B0">
        <w:rPr>
          <w:szCs w:val="22"/>
        </w:rPr>
        <w:t xml:space="preserve"> or </w:t>
      </w:r>
      <w:r w:rsidRPr="002F32AC">
        <w:rPr>
          <w:szCs w:val="22"/>
        </w:rPr>
        <w:t>in its sole discretion</w:t>
      </w:r>
      <w:r w:rsidR="00E876B0">
        <w:rPr>
          <w:szCs w:val="22"/>
        </w:rPr>
        <w:t xml:space="preserve"> if no such agreement is reached</w:t>
      </w:r>
      <w:ins w:id="443" w:author="Timothy Perez" w:date="2020-06-05T15:56:00Z">
        <w:r w:rsidR="00FB5600">
          <w:rPr>
            <w:szCs w:val="22"/>
          </w:rPr>
          <w:t xml:space="preserve"> within ___ (__) days after XYZ Inc.</w:t>
        </w:r>
      </w:ins>
      <w:ins w:id="444" w:author="Timothy Perez" w:date="2020-06-05T15:57:00Z">
        <w:r w:rsidR="00FB5600">
          <w:rPr>
            <w:szCs w:val="22"/>
          </w:rPr>
          <w:t xml:space="preserve">I’s </w:t>
        </w:r>
        <w:r w:rsidR="00FB5600">
          <w:rPr>
            <w:szCs w:val="22"/>
          </w:rPr>
          <w:lastRenderedPageBreak/>
          <w:t>completion of its review</w:t>
        </w:r>
      </w:ins>
      <w:r w:rsidRPr="002F32AC">
        <w:rPr>
          <w:szCs w:val="22"/>
        </w:rPr>
        <w:t xml:space="preserve">, of repairing, </w:t>
      </w:r>
      <w:r w:rsidR="007D0664">
        <w:rPr>
          <w:szCs w:val="22"/>
        </w:rPr>
        <w:t xml:space="preserve">replacing, </w:t>
      </w:r>
      <w:r w:rsidRPr="002F32AC">
        <w:rPr>
          <w:szCs w:val="22"/>
        </w:rPr>
        <w:t xml:space="preserve">reworking </w:t>
      </w:r>
      <w:r w:rsidR="007D0664">
        <w:rPr>
          <w:szCs w:val="22"/>
        </w:rPr>
        <w:t xml:space="preserve">the failed item </w:t>
      </w:r>
      <w:r w:rsidRPr="002F32AC">
        <w:rPr>
          <w:szCs w:val="22"/>
        </w:rPr>
        <w:t xml:space="preserve">or </w:t>
      </w:r>
      <w:ins w:id="445" w:author="Timothy Perez" w:date="2020-06-05T15:57:00Z">
        <w:r w:rsidR="00FB5600">
          <w:rPr>
            <w:szCs w:val="22"/>
          </w:rPr>
          <w:t>reimbursing</w:t>
        </w:r>
      </w:ins>
      <w:del w:id="446" w:author="Timothy Perez" w:date="2020-06-05T15:57:00Z">
        <w:r w:rsidRPr="002F32AC" w:rsidDel="00FB5600">
          <w:rPr>
            <w:szCs w:val="22"/>
          </w:rPr>
          <w:delText>crediting</w:delText>
        </w:r>
      </w:del>
      <w:r w:rsidRPr="002F32AC">
        <w:rPr>
          <w:szCs w:val="22"/>
        </w:rPr>
        <w:t xml:space="preserve"> Customer </w:t>
      </w:r>
      <w:r w:rsidR="007D0664">
        <w:rPr>
          <w:szCs w:val="22"/>
        </w:rPr>
        <w:t xml:space="preserve">an amount equal to </w:t>
      </w:r>
      <w:del w:id="447" w:author="Timothy Perez" w:date="2020-06-05T15:57:00Z">
        <w:r w:rsidR="007D0664" w:rsidDel="00FB5600">
          <w:rPr>
            <w:szCs w:val="22"/>
          </w:rPr>
          <w:delText>XYZ Inc.</w:delText>
        </w:r>
      </w:del>
      <w:ins w:id="448" w:author="Timothy Perez" w:date="2020-06-05T15:57:00Z">
        <w:r w:rsidR="00FB5600">
          <w:rPr>
            <w:szCs w:val="22"/>
          </w:rPr>
          <w:t>Customer</w:t>
        </w:r>
      </w:ins>
      <w:r w:rsidR="007D0664">
        <w:rPr>
          <w:szCs w:val="22"/>
        </w:rPr>
        <w:t>’s cost to correct the failure</w:t>
      </w:r>
      <w:r w:rsidRPr="002F32AC">
        <w:rPr>
          <w:szCs w:val="22"/>
        </w:rPr>
        <w:t>.</w:t>
      </w:r>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Redelivered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51A8C2EA" w14:textId="41908901"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r w:rsidR="007D0664" w:rsidRPr="007D0664">
        <w:rPr>
          <w:rFonts w:eastAsia="MS Mincho"/>
          <w:szCs w:val="22"/>
          <w:lang w:eastAsia="ja-JP"/>
        </w:rPr>
        <w:t>The Aircraft has not been properly operated and maintained in accordance with the manufacturer’s instructions or other approved maintenance program</w:t>
      </w:r>
      <w:ins w:id="449" w:author="Timothy Perez" w:date="2020-06-05T15:58:00Z">
        <w:r w:rsidR="00FB5600">
          <w:rPr>
            <w:rFonts w:eastAsia="MS Mincho"/>
            <w:szCs w:val="22"/>
            <w:lang w:eastAsia="ja-JP"/>
          </w:rPr>
          <w:t xml:space="preserve"> in a manner that </w:t>
        </w:r>
      </w:ins>
      <w:ins w:id="450" w:author="Timothy Perez" w:date="2020-06-05T15:59:00Z">
        <w:r w:rsidR="00FB5600">
          <w:rPr>
            <w:rFonts w:eastAsia="MS Mincho"/>
            <w:szCs w:val="22"/>
            <w:lang w:eastAsia="ja-JP"/>
          </w:rPr>
          <w:t>affected the alleged defective area</w:t>
        </w:r>
      </w:ins>
      <w:r w:rsidR="007D0664" w:rsidRPr="007D0664">
        <w:rPr>
          <w:rFonts w:eastAsia="MS Mincho"/>
          <w:szCs w:val="22"/>
          <w:lang w:eastAsia="ja-JP"/>
        </w:rPr>
        <w:t>;</w:t>
      </w:r>
    </w:p>
    <w:p w14:paraId="524A7BC6" w14:textId="77777777"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t>The Aircraft has 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others</w:t>
      </w:r>
      <w:r w:rsidRPr="0019341A">
        <w:rPr>
          <w:szCs w:val="22"/>
        </w:rPr>
        <w:t>;</w:t>
      </w:r>
    </w:p>
    <w:p w14:paraId="0E7B42EF" w14:textId="77777777"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r w:rsidRPr="0019341A">
        <w:rPr>
          <w:szCs w:val="22"/>
        </w:rPr>
        <w:t xml:space="preserve">; </w:t>
      </w:r>
    </w:p>
    <w:p w14:paraId="29C382CC" w14:textId="77777777"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r w:rsidR="0019341A" w:rsidRPr="007D0664">
        <w:rPr>
          <w:rFonts w:eastAsia="MS Mincho"/>
          <w:szCs w:val="22"/>
          <w:lang w:eastAsia="ja-JP"/>
        </w:rPr>
        <w:t xml:space="preserve">Is due 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ins w:id="451" w:author="Timothy Perez" w:date="2020-06-05T16:00:00Z">
        <w:r w:rsidR="00FB5600">
          <w:rPr>
            <w:szCs w:val="22"/>
          </w:rPr>
          <w:t xml:space="preserve">and in accordance with </w:t>
        </w:r>
      </w:ins>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ins w:id="452" w:author="Timothy Perez" w:date="2020-06-05T16:08:00Z">
        <w:r w:rsidR="00BC332C" w:rsidRPr="00BC332C">
          <w:rPr>
            <w:szCs w:val="22"/>
          </w:rPr>
          <w:t xml:space="preserve"> (in which event XYZ Inc.’s Express Warranty shall be suspended until such time as all such sums due XYZ Inc. have been paid</w:t>
        </w:r>
        <w:r w:rsidR="00BC332C">
          <w:rPr>
            <w:szCs w:val="22"/>
          </w:rPr>
          <w:t/>
        </w:r>
      </w:ins>
      <w:ins w:id="453" w:author="Timothy Perez" w:date="2020-06-05T16:09:00Z">
        <w:r w:rsidR="00BC332C">
          <w:rPr>
            <w:szCs w:val="22"/>
          </w:rPr>
          <w:t xml:space="preserve">, </w:t>
        </w:r>
        <w:r w:rsidR="001502CA">
          <w:rPr>
            <w:szCs w:val="22"/>
          </w:rPr>
          <w:t xml:space="preserve">without </w:t>
        </w:r>
        <w:r w:rsidR="00BC332C">
          <w:rPr>
            <w:szCs w:val="22"/>
          </w:rPr>
          <w:t>a</w:t>
        </w:r>
      </w:ins>
      <w:ins w:id="454" w:author="Timothy Perez" w:date="2020-06-05T16:08:00Z">
        <w:r w:rsidR="00BC332C">
          <w:rPr>
            <w:szCs w:val="22"/>
          </w:rPr>
          <w:t>ny such suspension extend</w:t>
        </w:r>
      </w:ins>
      <w:ins w:id="455" w:author="Timothy Perez" w:date="2020-06-05T16:09:00Z">
        <w:r w:rsidR="001502CA">
          <w:rPr>
            <w:szCs w:val="22"/>
          </w:rPr>
          <w:t>ing</w:t>
        </w:r>
      </w:ins>
      <w:ins w:id="456" w:author="Timothy Perez" w:date="2020-06-05T16:08:00Z">
        <w:r w:rsidR="00BC332C">
          <w:rPr>
            <w:szCs w:val="22"/>
          </w:rPr>
          <w:t xml:space="preserve"> the warranty period</w:t>
        </w:r>
      </w:ins>
      <w:ins w:id="457" w:author="Timothy Perez" w:date="2020-06-05T16:09:00Z">
        <w:r w:rsidR="00BC332C">
          <w:rPr>
            <w:szCs w:val="22"/>
          </w:rPr>
          <w:t>)</w:t>
        </w:r>
      </w:ins>
      <w:r w:rsidR="004238F2" w:rsidRPr="0019341A">
        <w:rPr>
          <w:szCs w:val="22"/>
        </w:rPr>
        <w:t>.</w:t>
      </w:r>
    </w:p>
    <w:p w14:paraId="098561C6" w14:textId="1AE030D6" w:rsidR="004238F2" w:rsidRPr="002F32AC" w:rsidRDefault="004238F2" w:rsidP="00380F0D">
      <w:pPr>
        <w:pStyle w:val="Heading2"/>
        <w:spacing w:after="120"/>
        <w:ind w:left="0" w:firstLine="720"/>
        <w:rPr>
          <w:szCs w:val="22"/>
        </w:rPr>
      </w:pPr>
      <w:r w:rsidRPr="002F32AC">
        <w:rPr>
          <w:szCs w:val="22"/>
          <w:u w:val="none"/>
        </w:rPr>
        <w:t>Limitation on Liability</w:t>
      </w:r>
      <w:r w:rsidRPr="002F32AC">
        <w:rPr>
          <w:b/>
          <w:szCs w:val="22"/>
        </w:rPr>
        <w:t xml:space="preserve">.  </w:t>
      </w:r>
      <w:del w:id="458" w:author="Timothy Perez" w:date="2020-06-05T16:00:00Z">
        <w:r w:rsidRPr="002F32AC" w:rsidDel="00FB5600">
          <w:rPr>
            <w:szCs w:val="22"/>
          </w:rPr>
          <w:delText>NOTWITHSTANDING ANYTHING TO THE CONTRARY IN</w:delText>
        </w:r>
      </w:del>
      <w:ins w:id="459" w:author="Timothy Perez" w:date="2020-06-05T16:00:00Z">
        <w:r w:rsidR="00FB5600">
          <w:rPr>
            <w:szCs w:val="22"/>
          </w:rPr>
          <w:t>EXCXYZ Inc.T TO THE EXTENT EXPRESSLY</w:t>
        </w:r>
      </w:ins>
      <w:ins w:id="460" w:author="Timothy Perez" w:date="2020-06-05T16:01:00Z">
        <w:r w:rsidR="00FB5600">
          <w:rPr>
            <w:szCs w:val="22"/>
          </w:rPr>
          <w:t xml:space="preserve"> PROVIDED IN THIS GTA OR</w:t>
        </w:r>
      </w:ins>
      <w:r w:rsidRPr="002F32AC">
        <w:rPr>
          <w:szCs w:val="22"/>
        </w:rPr>
        <w:t xml:space="preserve"> THE SERVICE AGREEMENT</w:t>
      </w:r>
      <w:del w:id="461" w:author="Timothy Perez" w:date="2020-06-05T16:01:00Z">
        <w:r w:rsidRPr="002F32AC" w:rsidDel="00FB5600">
          <w:rPr>
            <w:szCs w:val="22"/>
          </w:rPr>
          <w:delText xml:space="preserve"> OR THESE TERMS</w:delText>
        </w:r>
      </w:del>
      <w:r w:rsidRPr="002F32AC">
        <w:rPr>
          <w:szCs w:val="22"/>
        </w:rPr>
        <w:t xml:space="preserve">, AND EXCLUDING </w:t>
      </w:r>
      <w:ins w:id="462" w:author="Timothy Perez" w:date="2020-06-05T16:01:00Z">
        <w:r w:rsidR="00FB5600">
          <w:rPr>
            <w:szCs w:val="22"/>
          </w:rPr>
          <w:t>ANY</w:t>
        </w:r>
      </w:ins>
      <w:del w:id="463" w:author="Timothy Perez" w:date="2020-06-05T16:01:00Z">
        <w:r w:rsidRPr="002F32AC" w:rsidDel="00FB5600">
          <w:rPr>
            <w:szCs w:val="22"/>
          </w:rPr>
          <w:delText>ONLY</w:delText>
        </w:r>
      </w:del>
      <w:r w:rsidRPr="002F32AC">
        <w:rPr>
          <w:szCs w:val="22"/>
        </w:rPr>
        <w:t xml:space="preserve"> </w:t>
      </w:r>
      <w:ins w:id="464" w:author="Timothy Perez" w:date="2020-06-05T16:01:00Z">
        <w:r w:rsidR="00FB5600">
          <w:rPr>
            <w:szCs w:val="22"/>
          </w:rPr>
          <w:t xml:space="preserve">GROSS NEGLIGENCE, </w:t>
        </w:r>
      </w:ins>
      <w:r w:rsidRPr="002F32AC">
        <w:rPr>
          <w:szCs w:val="22"/>
        </w:rPr>
        <w:t>INTENTIONAL</w:t>
      </w:r>
      <w:del w:id="465" w:author="Timothy Perez" w:date="2020-06-05T16:01:00Z">
        <w:r w:rsidRPr="002F32AC" w:rsidDel="00FB5600">
          <w:rPr>
            <w:szCs w:val="22"/>
          </w:rPr>
          <w:delText>LY</w:delText>
        </w:r>
      </w:del>
      <w:r w:rsidRPr="002F32AC">
        <w:rPr>
          <w:szCs w:val="22"/>
        </w:rPr>
        <w:t xml:space="preserve"> </w:t>
      </w:r>
      <w:ins w:id="466" w:author="Timothy Perez" w:date="2020-06-05T16:01:00Z">
        <w:r w:rsidR="00FB5600">
          <w:rPr>
            <w:szCs w:val="22"/>
          </w:rPr>
          <w:t>MISCONDUCT</w:t>
        </w:r>
      </w:ins>
      <w:del w:id="467" w:author="Timothy Perez" w:date="2020-06-05T16:01:00Z">
        <w:r w:rsidRPr="002F32AC" w:rsidDel="00FB5600">
          <w:rPr>
            <w:szCs w:val="22"/>
          </w:rPr>
          <w:delText>TORTIOUS ACTIVITIES</w:delText>
        </w:r>
      </w:del>
      <w:r w:rsidRPr="002F32AC">
        <w:rPr>
          <w:szCs w:val="22"/>
        </w:rPr>
        <w:t xml:space="preserve"> OF MRO</w:t>
      </w:r>
      <w:del w:id="468" w:author="Timothy Perez" w:date="2020-06-05T16:02:00Z">
        <w:r w:rsidRPr="002F32AC" w:rsidDel="00FB5600">
          <w:rPr>
            <w:szCs w:val="22"/>
          </w:rPr>
          <w:delText>’S</w:delText>
        </w:r>
      </w:del>
      <w:r w:rsidRPr="002F32AC">
        <w:rPr>
          <w:szCs w:val="22"/>
        </w:rPr>
        <w:t xml:space="preserve"> </w:t>
      </w:r>
      <w:ins w:id="469" w:author="Timothy Perez" w:date="2020-06-05T16:02:00Z">
        <w:r w:rsidR="00FB5600">
          <w:rPr>
            <w:szCs w:val="22"/>
          </w:rPr>
          <w:t xml:space="preserve">OR ITS </w:t>
        </w:r>
      </w:ins>
      <w:r w:rsidRPr="002F32AC">
        <w:rPr>
          <w:szCs w:val="22"/>
        </w:rPr>
        <w:t>OFFICERS</w:t>
      </w:r>
      <w:r w:rsidR="00BA16A1">
        <w:rPr>
          <w:szCs w:val="22"/>
        </w:rPr>
        <w:t xml:space="preserve">, </w:t>
      </w:r>
      <w:r w:rsidRPr="002F32AC">
        <w:rPr>
          <w:szCs w:val="22"/>
        </w:rPr>
        <w:t xml:space="preserve">DIRECTORS, </w:t>
      </w:r>
      <w:ins w:id="470" w:author="Timothy Perez" w:date="2020-06-05T16:02:00Z">
        <w:r w:rsidR="00FB5600">
          <w:rPr>
            <w:szCs w:val="22"/>
          </w:rPr>
          <w:t xml:space="preserve">SUBCONTRACTORS, </w:t>
        </w:r>
      </w:ins>
      <w:r w:rsidR="00BA16A1">
        <w:rPr>
          <w:szCs w:val="22"/>
        </w:rPr>
        <w:t xml:space="preserve">AGENTS, </w:t>
      </w:r>
      <w:r w:rsidR="00E7080C">
        <w:rPr>
          <w:szCs w:val="22"/>
        </w:rPr>
        <w:t xml:space="preserve">OR </w:t>
      </w:r>
      <w:r w:rsidR="00BA16A1">
        <w:rPr>
          <w:szCs w:val="22"/>
        </w:rPr>
        <w:t>EMPLOYEES</w:t>
      </w:r>
      <w:ins w:id="471" w:author="Timothy Perez" w:date="2020-06-05T16:02:00Z">
        <w:r w:rsidR="00FB5600">
          <w:rPr>
            <w:szCs w:val="22"/>
          </w:rPr>
          <w:t>,</w:t>
        </w:r>
      </w:ins>
      <w:r w:rsidR="00BA16A1">
        <w:rPr>
          <w:szCs w:val="22"/>
        </w:rPr>
        <w:t xml:space="preserve"> </w:t>
      </w:r>
      <w:r w:rsidRPr="002F32AC">
        <w:rPr>
          <w:szCs w:val="22"/>
        </w:rPr>
        <w:t xml:space="preserve">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(C) FOR ANY </w:t>
      </w:r>
      <w:ins w:id="472" w:author="Timothy Perez" w:date="2020-06-05T16:04:00Z">
        <w:r w:rsidR="00FB5600">
          <w:rPr>
            <w:szCs w:val="22"/>
          </w:rPr>
          <w:t>FORCE MAJEURE EVENTS UNDER §10</w:t>
        </w:r>
      </w:ins>
      <w:del w:id="473" w:author="Timothy Perez" w:date="2020-06-05T16:04:00Z">
        <w:r w:rsidRPr="002F32AC" w:rsidDel="00FB5600">
          <w:rPr>
            <w:szCs w:val="22"/>
          </w:rPr>
          <w:delText>MATTER BEYOND SUCH PARTY’S REASONABLE CONTROL, INCLUDING BUT NOT LIMITED TO ACTS OF GOD, FIRE, FLOOD, ADVERSE WEATHER CONDITIONS, METEOROLOGICAL OR ATMOSPHERIC OCCURRENCES OR DISTURBANCES (INCLUDING HURRICANE OUTAGES) OR OTHER NATURAL EVENTS, 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w:delText>
        </w:r>
      </w:del>
      <w:r w:rsidRPr="002F32AC">
        <w:rPr>
          <w:szCs w:val="22"/>
        </w:rPr>
        <w:t xml:space="preserve">; </w:t>
      </w:r>
      <w:del w:id="474" w:author="Timothy Perez" w:date="2020-06-05T16:04:00Z">
        <w:r w:rsidRPr="002F32AC" w:rsidDel="00FB5600">
          <w:rPr>
            <w:szCs w:val="22"/>
          </w:rPr>
          <w:delText xml:space="preserve">(D) FOR ANY ACTS OR OMISSIONS OF A XYZ Inc. SUBCONTRACTOR; </w:delText>
        </w:r>
      </w:del>
      <w:r w:rsidRPr="002F32AC">
        <w:rPr>
          <w:szCs w:val="22"/>
        </w:rPr>
        <w:t>OR (</w:t>
      </w:r>
      <w:ins w:id="475" w:author="Timothy Perez" w:date="2020-06-05T16:04:00Z">
        <w:r w:rsidR="00FB5600">
          <w:rPr>
            <w:szCs w:val="22"/>
          </w:rPr>
          <w:t>D</w:t>
        </w:r>
      </w:ins>
      <w:del w:id="476" w:author="Timothy Perez" w:date="2020-06-05T16:04:00Z">
        <w:r w:rsidRPr="002F32AC" w:rsidDel="00FB5600">
          <w:rPr>
            <w:szCs w:val="22"/>
          </w:rPr>
          <w:delText>E</w:delText>
        </w:r>
      </w:del>
      <w:r w:rsidRPr="002F32AC">
        <w:rPr>
          <w:szCs w:val="22"/>
        </w:rPr>
        <w:t xml:space="preserv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spacing w:after="120"/>
        <w:ind w:left="0" w:firstLine="720"/>
        <w:rPr>
          <w:szCs w:val="22"/>
        </w:rPr>
      </w:pPr>
      <w:r w:rsidRPr="002F32AC">
        <w:rPr>
          <w:szCs w:val="22"/>
          <w:u w:val="none"/>
        </w:rPr>
        <w:lastRenderedPageBreak/>
        <w:t>Disclaimer of Warranties</w:t>
      </w:r>
      <w:r w:rsidRPr="002F32AC">
        <w:rPr>
          <w:b/>
          <w:szCs w:val="22"/>
        </w:rPr>
        <w:t xml:space="preserve">.  </w:t>
      </w:r>
      <w:r w:rsidRPr="002F32AC">
        <w:rPr>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2F79293C" w:rsidR="004238F2" w:rsidRPr="002F32AC" w:rsidRDefault="004238F2">
      <w:pPr>
        <w:pStyle w:val="Heading2"/>
        <w:spacing w:after="120"/>
        <w:ind w:left="0" w:firstLine="720"/>
        <w:rPr>
          <w:szCs w:val="22"/>
        </w:rPr>
        <w:pPrChange w:id="477" w:author="Timothy Perez" w:date="2020-06-05T16:06:00Z">
          <w:pPr>
            <w:pStyle w:val="Heading2"/>
            <w:spacing w:after="0"/>
            <w:ind w:left="0" w:firstLine="720"/>
          </w:pPr>
        </w:pPrChange>
      </w:pPr>
      <w:r w:rsidRPr="002F32AC">
        <w:rPr>
          <w:szCs w:val="22"/>
          <w:u w:val="none"/>
        </w:rPr>
        <w:t>Limitation on Liability and Damages</w:t>
      </w:r>
      <w:r w:rsidRPr="002F32AC">
        <w:rPr>
          <w:b/>
          <w:szCs w:val="22"/>
        </w:rPr>
        <w:t xml:space="preserve">.  </w:t>
      </w:r>
      <w:r w:rsidRPr="002F32AC">
        <w:rPr>
          <w:szCs w:val="22"/>
        </w:rPr>
        <w:t xml:space="preserve">WITHOUT IN ANY WAY LIMITING THE EFFECTIVENESS OF ANY OTHER PART OF THIS ARTICLE 7, CUSTOMER AGREES THAT UNDER NO CIRCUMSTANCES SHALL THE MRO PARTIES, IN THE AGGREGATE, BE LIABLE FOR </w:t>
      </w:r>
      <w:ins w:id="478" w:author="Timothy Perez" w:date="2020-06-05T16:06:00Z">
        <w:r w:rsidR="00BC332C">
          <w:rPr>
            <w:szCs w:val="22"/>
          </w:rPr>
          <w:t xml:space="preserve">EXPRESS WARRANTY </w:t>
        </w:r>
      </w:ins>
      <w:r w:rsidRPr="002F32AC">
        <w:rPr>
          <w:szCs w:val="22"/>
        </w:rPr>
        <w:t>DAMAGES</w:t>
      </w:r>
      <w:del w:id="479" w:author="Timothy Perez" w:date="2020-06-05T16:06:00Z">
        <w:r w:rsidRPr="002F32AC" w:rsidDel="00BC332C">
          <w:rPr>
            <w:szCs w:val="22"/>
          </w:rPr>
          <w:delText xml:space="preserve"> OF ANY KIND, REGARDLESS OF THE BASIS FOR LIABILITY,</w:delText>
        </w:r>
      </w:del>
      <w:r w:rsidRPr="002F32AC">
        <w:rPr>
          <w:szCs w:val="22"/>
        </w:rPr>
        <w:t xml:space="preserve"> IN EXCESS OF THE GREATER OF $10,000 OR THE SUMS PAID BY CUSTOMER TO MRO FOR SERVICES RENDERED IN CONNECTION WITH THE AIRCRAFT</w:t>
      </w:r>
      <w:del w:id="480" w:author="Timothy Perez" w:date="2020-06-05T16:07:00Z">
        <w:r w:rsidRPr="002F32AC" w:rsidDel="00BC332C">
          <w:rPr>
            <w:szCs w:val="22"/>
          </w:rPr>
          <w:delText xml:space="preserve"> OR SERVICES RELATED TO THE LIABILITY IN QUESTION</w:delText>
        </w:r>
      </w:del>
      <w:r w:rsidRPr="002F32AC">
        <w:rPr>
          <w:szCs w:val="22"/>
        </w:rPr>
        <w:t>.</w:t>
      </w:r>
    </w:p>
    <w:p w14:paraId="75661CAC" w14:textId="77777777" w:rsidR="004238F2" w:rsidRPr="002F32AC" w:rsidRDefault="004238F2">
      <w:pPr>
        <w:pStyle w:val="Heading2"/>
        <w:spacing w:after="120"/>
        <w:ind w:left="0" w:firstLine="720"/>
        <w:rPr>
          <w:szCs w:val="22"/>
        </w:rPr>
        <w:pPrChange w:id="481" w:author="Timothy Perez" w:date="2020-06-05T16:07:00Z">
          <w:pPr>
            <w:pStyle w:val="Heading2"/>
            <w:spacing w:after="0"/>
            <w:ind w:left="0" w:firstLine="720"/>
          </w:pPr>
        </w:pPrChange>
      </w:pPr>
      <w:r w:rsidRPr="002F32AC">
        <w:rPr>
          <w:szCs w:val="22"/>
          <w:u w:val="none"/>
        </w:rPr>
        <w:t>Consideration for Limitations</w:t>
      </w:r>
      <w:r w:rsidRPr="002F32AC">
        <w:rPr>
          <w:szCs w:val="22"/>
        </w:rPr>
        <w:t>.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039C2ED7" w:rsidR="004238F2" w:rsidRPr="002F32AC" w:rsidRDefault="004238F2" w:rsidP="004238F2">
      <w:pPr>
        <w:pStyle w:val="Heading2"/>
        <w:ind w:left="0" w:firstLine="720"/>
        <w:rPr>
          <w:szCs w:val="22"/>
        </w:rPr>
      </w:pPr>
      <w:r w:rsidRPr="002F32AC">
        <w:rPr>
          <w:szCs w:val="22"/>
          <w:u w:val="none"/>
        </w:rPr>
        <w:t>Exclusions to Express Warranty</w:t>
      </w:r>
      <w:r w:rsidRPr="002F32AC">
        <w:rPr>
          <w:szCs w:val="22"/>
        </w:rPr>
        <w:t xml:space="preserve">.  </w:t>
      </w:r>
      <w:commentRangeStart w:id="482"/>
      <w:del w:id="483" w:author="Timothy Perez" w:date="2020-06-05T16:07:00Z">
        <w:r w:rsidRPr="002F32AC" w:rsidDel="00BC332C">
          <w:rPr>
            <w:szCs w:val="22"/>
          </w:rPr>
          <w:delText xml:space="preserve">Customer shall have no claim under the Express Warranty or otherwise for failures caused in whole or in material part by (i) failure to properly maintain the Aircraft, Engine or part in question; or (ii) misuse, neglect, accident, repair or alteration by others.  In addition, XYZ Inc. shall have no liability to Customer for breach of the Express Warranty if Customer fails to maintain proper records and make same available to XYZ Inc., so that XYZ Inc. can determine the cause of and repair the failure in question.  </w:delText>
        </w:r>
      </w:del>
      <w:del w:id="484" w:author="Timothy Perez" w:date="2020-06-05T16:09:00Z">
        <w:r w:rsidR="007E02A8" w:rsidDel="00907597">
          <w:rPr>
            <w:szCs w:val="22"/>
          </w:rPr>
          <w:delText xml:space="preserve">In the event Customer did not timely make payment as required by the Service Agreement or this GTA, XYZ Inc.’s warranty shall be suspended until such time as all sums due XYZ Inc. have been paid. Any such suspension shall not extend the warranty period.</w:delText>
        </w:r>
        <w:r w:rsidRPr="002F32AC" w:rsidDel="00907597">
          <w:rPr>
            <w:szCs w:val="22"/>
          </w:rPr>
          <w:delText/>
        </w:r>
        <w:r w:rsidR="00FA729E" w:rsidDel="00907597">
          <w:rPr>
            <w:szCs w:val="22"/>
          </w:rPr>
          <w:delText/>
        </w:r>
        <w:r w:rsidRPr="002F32AC" w:rsidDel="00907597">
          <w:rPr>
            <w:szCs w:val="22"/>
          </w:rPr>
          <w:delText xml:space="preserve"/>
        </w:r>
        <w:r w:rsidR="00FA729E" w:rsidDel="00907597">
          <w:rPr>
            <w:szCs w:val="22"/>
          </w:rPr>
          <w:delText/>
        </w:r>
      </w:del>
      <w:commentRangeEnd w:id="482"/>
      <w:r w:rsidR="00907597">
        <w:rPr>
          <w:rStyle w:val="CommentReference"/>
          <w:bCs w:val="0"/>
        </w:rPr>
        <w:commentReference w:id="482"/>
      </w:r>
      <w:del w:id="485" w:author="Timothy Perez" w:date="2020-06-05T16:09:00Z">
        <w:r w:rsidRPr="002F32AC" w:rsidDel="00907597">
          <w:rPr>
            <w:szCs w:val="22"/>
          </w:rPr>
          <w:delText xml:space="preserve"> </w:delText>
        </w:r>
      </w:del>
      <w:r w:rsidRPr="002F32AC">
        <w:rPr>
          <w:szCs w:val="22"/>
        </w:rPr>
        <w:t xml:space="preserve">MRO does not warrant any components, parts and materials provided by Customer or </w:t>
      </w:r>
      <w:ins w:id="486" w:author="Timothy Perez" w:date="2020-06-05T16:10:00Z">
        <w:r w:rsidR="00907597">
          <w:rPr>
            <w:szCs w:val="22"/>
          </w:rPr>
          <w:t>Customer’s</w:t>
        </w:r>
      </w:ins>
      <w:del w:id="487" w:author="Timothy Perez" w:date="2020-06-05T16:10:00Z">
        <w:r w:rsidRPr="002F32AC" w:rsidDel="00907597">
          <w:rPr>
            <w:szCs w:val="22"/>
          </w:rPr>
          <w:delText>a</w:delText>
        </w:r>
      </w:del>
      <w:r w:rsidRPr="002F32AC">
        <w:rPr>
          <w:szCs w:val="22"/>
        </w:rPr>
        <w:t xml:space="preserve"> third party supplier against any defect</w:t>
      </w:r>
      <w:ins w:id="488" w:author="Timothy Perez" w:date="2020-06-05T16:10:00Z">
        <w:r w:rsidR="00907597">
          <w:rPr>
            <w:szCs w:val="22"/>
          </w:rPr>
          <w:t>.</w:t>
        </w:r>
      </w:ins>
      <w:del w:id="489" w:author="Timothy Perez" w:date="2020-06-05T16:10:00Z">
        <w:r w:rsidRPr="002F32AC" w:rsidDel="00907597">
          <w:rPr>
            <w:szCs w:val="22"/>
          </w:rPr>
          <w:delText>,</w:delText>
        </w:r>
      </w:del>
      <w:r w:rsidRPr="002F32AC">
        <w:rPr>
          <w:szCs w:val="22"/>
        </w:rPr>
        <w:t xml:space="preserve"> </w:t>
      </w:r>
      <w:del w:id="490" w:author="Timothy Perez" w:date="2020-06-05T16:10:00Z">
        <w:r w:rsidRPr="002F32AC" w:rsidDel="00907597">
          <w:rPr>
            <w:szCs w:val="22"/>
          </w:rPr>
          <w:delText>although</w:delText>
        </w:r>
      </w:del>
      <w:r w:rsidRPr="002F32AC">
        <w:rPr>
          <w:szCs w:val="22"/>
        </w:rPr>
        <w:t xml:space="preserve"> </w:t>
      </w:r>
      <w:del w:id="491" w:author="Timothy Perez" w:date="2020-06-05T16:10:00Z">
        <w:r w:rsidRPr="002F32AC" w:rsidDel="00907597">
          <w:rPr>
            <w:szCs w:val="22"/>
          </w:rPr>
          <w:delText>it</w:delText>
        </w:r>
      </w:del>
      <w:ins w:id="492" w:author="Timothy Perez" w:date="2020-06-05T16:10:00Z">
        <w:r w:rsidR="00907597">
          <w:rPr>
            <w:szCs w:val="22"/>
          </w:rPr>
          <w:t>XYZ Inc.</w:t>
        </w:r>
      </w:ins>
      <w:r w:rsidRPr="002F32AC">
        <w:rPr>
          <w:szCs w:val="22"/>
        </w:rPr>
        <w:t xml:space="preserve"> will cooperate at Customer’s expense with any claim Customer chooses to make against </w:t>
      </w:r>
      <w:ins w:id="493" w:author="Timothy Perez" w:date="2020-06-05T16:10:00Z">
        <w:r w:rsidR="00907597">
          <w:rPr>
            <w:szCs w:val="22"/>
          </w:rPr>
          <w:t>any</w:t>
        </w:r>
      </w:ins>
      <w:del w:id="494" w:author="Timothy Perez" w:date="2020-06-05T16:10:00Z">
        <w:r w:rsidRPr="002F32AC" w:rsidDel="00907597">
          <w:rPr>
            <w:szCs w:val="22"/>
          </w:rPr>
          <w:delText>the</w:delText>
        </w:r>
      </w:del>
      <w:r w:rsidRPr="002F32AC">
        <w:rPr>
          <w:szCs w:val="22"/>
        </w:rPr>
        <w:t xml:space="preserve"> supplier of </w:t>
      </w:r>
      <w:del w:id="495" w:author="Timothy Perez" w:date="2020-06-05T16:10:00Z">
        <w:r w:rsidRPr="002F32AC" w:rsidDel="00907597">
          <w:rPr>
            <w:szCs w:val="22"/>
          </w:rPr>
          <w:delText xml:space="preserve">such </w:delText>
        </w:r>
      </w:del>
      <w:r w:rsidRPr="002F32AC">
        <w:rPr>
          <w:szCs w:val="22"/>
        </w:rPr>
        <w:t>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21F5DEFB" w:rsidR="004238F2" w:rsidRPr="002F32AC" w:rsidRDefault="004238F2">
      <w:pPr>
        <w:pStyle w:val="Heading2"/>
        <w:spacing w:after="120"/>
        <w:ind w:left="0" w:firstLine="720"/>
        <w:rPr>
          <w:szCs w:val="22"/>
        </w:rPr>
        <w:pPrChange w:id="496" w:author="Timothy Perez" w:date="2020-06-05T16:11:00Z">
          <w:pPr>
            <w:pStyle w:val="Heading2"/>
            <w:spacing w:after="0"/>
            <w:ind w:left="0" w:firstLine="720"/>
          </w:pPr>
        </w:pPrChange>
      </w:pPr>
      <w:r w:rsidRPr="002F32AC">
        <w:rPr>
          <w:szCs w:val="22"/>
          <w:u w:val="none"/>
        </w:rPr>
        <w:t>Risk of Loss.</w:t>
      </w:r>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ins w:id="497" w:author="Timothy Perez" w:date="2020-06-05T16:14:00Z">
        <w:r w:rsidR="00907597">
          <w:rPr>
            <w:szCs w:val="22"/>
          </w:rPr>
          <w:t>§8.2</w:t>
        </w:r>
      </w:ins>
      <w:del w:id="498" w:author="Timothy Perez" w:date="2020-06-05T16:14:00Z">
        <w:r w:rsidRPr="002F32AC" w:rsidDel="00907597">
          <w:rPr>
            <w:szCs w:val="22"/>
          </w:rPr>
          <w:delText>the</w:delText>
        </w:r>
      </w:del>
      <w:r w:rsidRPr="002F32AC">
        <w:rPr>
          <w:szCs w:val="22"/>
        </w:rPr>
        <w:t xml:space="preserve"> below</w:t>
      </w:r>
      <w:del w:id="499" w:author="Timothy Perez" w:date="2020-06-05T16:14:00Z">
        <w:r w:rsidRPr="002F32AC" w:rsidDel="00907597">
          <w:rPr>
            <w:szCs w:val="22"/>
          </w:rPr>
          <w:delText xml:space="preserve"> XYZ Inc. Indemnity</w:delText>
        </w:r>
      </w:del>
      <w:r w:rsidRPr="002F32AC">
        <w:rPr>
          <w:szCs w:val="22"/>
        </w:rPr>
        <w:t>.</w:t>
      </w:r>
    </w:p>
    <w:p w14:paraId="7D6A716D" w14:textId="3E93E5E7" w:rsidR="0086119B" w:rsidRPr="0086119B" w:rsidRDefault="004238F2">
      <w:pPr>
        <w:pStyle w:val="Heading2"/>
        <w:spacing w:after="120"/>
        <w:ind w:left="0" w:firstLine="720"/>
        <w:rPr>
          <w:szCs w:val="22"/>
        </w:rPr>
        <w:pPrChange w:id="500" w:author="Timothy Perez" w:date="2020-06-05T16:11:00Z">
          <w:pPr>
            <w:pStyle w:val="Heading2"/>
            <w:spacing w:after="0"/>
            <w:ind w:left="0" w:firstLine="720"/>
          </w:pPr>
        </w:pPrChange>
      </w:pPr>
      <w:r w:rsidRPr="002F32AC">
        <w:rPr>
          <w:szCs w:val="22"/>
          <w:u w:val="none"/>
        </w:rPr>
        <w:t>MRO Indemnity.</w:t>
      </w:r>
      <w:r w:rsidRPr="002F32AC">
        <w:rPr>
          <w:szCs w:val="22"/>
        </w:rPr>
        <w:t xml:space="preserve">  MRO agrees to indemnify, defend and hold harmless Customer, its </w:t>
      </w:r>
      <w:ins w:id="501" w:author="Timothy Perez" w:date="2020-06-05T16:12:00Z">
        <w:r w:rsidR="00907597">
          <w:rPr>
            <w:szCs w:val="22"/>
          </w:rPr>
          <w:t xml:space="preserve">affiliates, and their respective </w:t>
        </w:r>
      </w:ins>
      <w:r w:rsidRPr="002F32AC">
        <w:rPr>
          <w:szCs w:val="22"/>
        </w:rPr>
        <w:t xml:space="preserve">directors, officers, </w:t>
      </w:r>
      <w:ins w:id="502" w:author="Timothy Perez" w:date="2020-06-05T16:12:00Z">
        <w:r w:rsidR="00907597">
          <w:rPr>
            <w:szCs w:val="22"/>
          </w:rPr>
          <w:t xml:space="preserve">shareholders, partners, members, managers, </w:t>
        </w:r>
      </w:ins>
      <w:r w:rsidRPr="002F32AC">
        <w:rPr>
          <w:szCs w:val="22"/>
        </w:rPr>
        <w:t xml:space="preserve">employees, agents and representatives from and against all losses, damages, or expenses of every character, including legal fees and court costs, </w:t>
      </w:r>
      <w:r w:rsidR="0086119B" w:rsidRPr="003B2592">
        <w:rPr>
          <w:szCs w:val="22"/>
        </w:rPr>
        <w:t xml:space="preserve">claimed by third parties against any such indemnitees and arising out of or caused by </w:t>
      </w:r>
      <w:ins w:id="503" w:author="Timothy Perez" w:date="2020-06-05T16:15:00Z">
        <w:r w:rsidR="00907597">
          <w:rPr>
            <w:szCs w:val="22"/>
          </w:rPr>
          <w:t xml:space="preserve">(i) </w:t>
        </w:r>
      </w:ins>
      <w:r w:rsidR="0086119B" w:rsidRPr="003B2592">
        <w:rPr>
          <w:szCs w:val="22"/>
        </w:rPr>
        <w:t xml:space="preserve">MRO’s gross negligence or </w:t>
      </w:r>
      <w:ins w:id="504" w:author="Timothy Perez" w:date="2020-06-05T16:16:00Z">
        <w:r w:rsidR="006556BA" w:rsidRPr="002F32AC">
          <w:rPr>
            <w:szCs w:val="22"/>
          </w:rPr>
          <w:t xml:space="preserve">willful misconduct or that of its </w:t>
        </w:r>
        <w:r w:rsidR="006556BA">
          <w:rPr>
            <w:szCs w:val="22"/>
          </w:rPr>
          <w:t xml:space="preserve">subcontractors, directors, officers, </w:t>
        </w:r>
        <w:r w:rsidR="006556BA" w:rsidRPr="002F32AC">
          <w:rPr>
            <w:szCs w:val="22"/>
          </w:rPr>
          <w:t>employees or representatives</w:t>
        </w:r>
      </w:ins>
      <w:del w:id="505" w:author="Timothy Perez" w:date="2020-06-05T16:16:00Z">
        <w:r w:rsidR="0086119B" w:rsidRPr="003B2592" w:rsidDel="006556BA">
          <w:rPr>
            <w:szCs w:val="22"/>
          </w:rPr>
          <w:delText>intentionally tortious conduct</w:delText>
        </w:r>
      </w:del>
      <w:ins w:id="506" w:author="Timothy Perez" w:date="2020-06-05T16:15:00Z">
        <w:r w:rsidR="00907597">
          <w:rPr>
            <w:szCs w:val="22"/>
          </w:rPr>
          <w:t>;</w:t>
        </w:r>
        <w:r w:rsidR="00907597" w:rsidRPr="002F32AC">
          <w:rPr>
            <w:szCs w:val="22"/>
          </w:rPr>
          <w:t xml:space="preserve"> (ii) the negligence of </w:t>
        </w:r>
      </w:ins>
      <w:ins w:id="507" w:author="Timothy Perez" w:date="2020-06-05T16:18:00Z">
        <w:r w:rsidR="006556BA">
          <w:rPr>
            <w:szCs w:val="22"/>
          </w:rPr>
          <w:t>XYZ Inc.</w:t>
        </w:r>
      </w:ins>
      <w:ins w:id="508" w:author="Timothy Perez" w:date="2020-06-05T16:15:00Z">
        <w:r w:rsidR="00907597" w:rsidRPr="002F32AC">
          <w:rPr>
            <w:szCs w:val="22"/>
          </w:rPr>
          <w:t xml:space="preserve"> or </w:t>
        </w:r>
      </w:ins>
      <w:ins w:id="509" w:author="Timothy Perez" w:date="2020-06-05T16:18:00Z">
        <w:r w:rsidR="006556BA">
          <w:rPr>
            <w:szCs w:val="22"/>
          </w:rPr>
          <w:t>XYZ Inc.</w:t>
        </w:r>
      </w:ins>
      <w:ins w:id="510" w:author="Timothy Perez" w:date="2020-06-05T16:15:00Z">
        <w:r w:rsidR="00907597" w:rsidRPr="002F32AC">
          <w:rPr>
            <w:szCs w:val="22"/>
          </w:rPr>
          <w:t xml:space="preserve">’s </w:t>
        </w:r>
      </w:ins>
      <w:ins w:id="511" w:author="Timothy Perez" w:date="2020-06-05T16:18:00Z">
        <w:r w:rsidR="006556BA">
          <w:rPr>
            <w:szCs w:val="22"/>
          </w:rPr>
          <w:t xml:space="preserve">subcontractors, </w:t>
        </w:r>
      </w:ins>
      <w:ins w:id="512" w:author="Timothy Perez" w:date="2020-06-05T16:15:00Z">
        <w:r w:rsidR="00907597" w:rsidRPr="002F32AC">
          <w:rPr>
            <w:szCs w:val="22"/>
          </w:rPr>
          <w:t xml:space="preserve">employees or representatives, to the extent such action or inactions occurred at the Service Center, any other location owned or leased by XYZ Inc. or any other location where XYZ Inc. is expressly or implicitly asked by Customer to render </w:t>
        </w:r>
      </w:ins>
      <w:ins w:id="513" w:author="Timothy Perez" w:date="2020-06-05T16:18:00Z">
        <w:r w:rsidR="006556BA">
          <w:rPr>
            <w:szCs w:val="22"/>
          </w:rPr>
          <w:t>S</w:t>
        </w:r>
      </w:ins>
      <w:ins w:id="514" w:author="Timothy Perez" w:date="2020-06-05T16:15:00Z">
        <w:r w:rsidR="00907597" w:rsidRPr="002F32AC">
          <w:rPr>
            <w:szCs w:val="22"/>
          </w:rPr>
          <w:t xml:space="preserve">ervices; (iii) errors in information, documentation or instructions provided by </w:t>
        </w:r>
      </w:ins>
      <w:ins w:id="515" w:author="Timothy Perez" w:date="2020-06-05T16:19:00Z">
        <w:r w:rsidR="006556BA">
          <w:rPr>
            <w:szCs w:val="22"/>
          </w:rPr>
          <w:t>CGI</w:t>
        </w:r>
      </w:ins>
      <w:ins w:id="516" w:author="Timothy Perez" w:date="2020-06-05T16:15:00Z">
        <w:r w:rsidR="00907597" w:rsidRPr="002F32AC">
          <w:rPr>
            <w:szCs w:val="22"/>
          </w:rPr>
          <w:t xml:space="preserve"> or its</w:t>
        </w:r>
      </w:ins>
      <w:ins w:id="517" w:author="Timothy Perez" w:date="2020-06-05T16:19:00Z">
        <w:r w:rsidR="006556BA">
          <w:rPr>
            <w:szCs w:val="22"/>
          </w:rPr>
          <w:t xml:space="preserve"> subcontractors, </w:t>
        </w:r>
      </w:ins>
      <w:ins w:id="518" w:author="Timothy Perez" w:date="2020-06-05T16:15:00Z">
        <w:r w:rsidR="00907597" w:rsidRPr="002F32AC">
          <w:rPr>
            <w:szCs w:val="22"/>
          </w:rPr>
          <w:t xml:space="preserve">employees or representatives to </w:t>
        </w:r>
      </w:ins>
      <w:ins w:id="519" w:author="Timothy Perez" w:date="2020-06-05T16:19:00Z">
        <w:r w:rsidR="006556BA">
          <w:rPr>
            <w:szCs w:val="22"/>
          </w:rPr>
          <w:t>Customer</w:t>
        </w:r>
      </w:ins>
      <w:ins w:id="520" w:author="Timothy Perez" w:date="2020-06-05T16:15:00Z">
        <w:r w:rsidR="00907597">
          <w:rPr>
            <w:szCs w:val="22"/>
          </w:rPr>
          <w:t xml:space="preserve">; </w:t>
        </w:r>
      </w:ins>
      <w:ins w:id="521" w:author="Timothy Perez" w:date="2020-06-05T16:19:00Z">
        <w:r w:rsidR="006556BA">
          <w:rPr>
            <w:szCs w:val="22"/>
          </w:rPr>
          <w:t xml:space="preserve">or </w:t>
        </w:r>
      </w:ins>
      <w:ins w:id="522" w:author="Timothy Perez" w:date="2020-06-05T16:15:00Z">
        <w:r w:rsidR="00907597">
          <w:rPr>
            <w:szCs w:val="22"/>
          </w:rPr>
          <w:t>(iv) C</w:t>
        </w:r>
      </w:ins>
      <w:ins w:id="523" w:author="Timothy Perez" w:date="2020-06-05T16:19:00Z">
        <w:r w:rsidR="006556BA">
          <w:rPr>
            <w:szCs w:val="22"/>
          </w:rPr>
          <w:t>JI</w:t>
        </w:r>
      </w:ins>
      <w:ins w:id="524" w:author="Timothy Perez" w:date="2020-06-05T16:15:00Z">
        <w:r w:rsidR="00907597">
          <w:rPr>
            <w:szCs w:val="22"/>
          </w:rPr>
          <w:t xml:space="preserve">’s breach of its duties under this </w:t>
        </w:r>
      </w:ins>
      <w:ins w:id="525" w:author="Timothy Perez" w:date="2020-06-05T16:20:00Z">
        <w:r w:rsidR="006556BA">
          <w:rPr>
            <w:szCs w:val="22"/>
          </w:rPr>
          <w:t>GTA or Service A</w:t>
        </w:r>
      </w:ins>
      <w:ins w:id="526" w:author="Timothy Perez" w:date="2020-06-05T16:15:00Z">
        <w:r w:rsidR="00907597">
          <w:rPr>
            <w:szCs w:val="22"/>
          </w:rPr>
          <w:t>greement</w:t>
        </w:r>
        <w:r w:rsidR="00907597" w:rsidRPr="003B2592">
          <w:rPr>
            <w:szCs w:val="22"/>
          </w:rPr>
          <w:t>, including but not limited to claims and losses arising out of injury, death or property damage, and notwithstanding the negligence of any indemnitee</w:t>
        </w:r>
      </w:ins>
      <w:r w:rsidR="0086119B">
        <w:rPr>
          <w:szCs w:val="22"/>
        </w:rPr>
        <w:t>.</w:t>
      </w:r>
    </w:p>
    <w:p w14:paraId="4AC25BFD" w14:textId="7BF1C89B" w:rsidR="00FA729E" w:rsidRPr="0091305C" w:rsidRDefault="004238F2">
      <w:pPr>
        <w:pStyle w:val="Heading2"/>
        <w:spacing w:after="120"/>
        <w:ind w:left="0" w:firstLine="720"/>
        <w:rPr>
          <w:szCs w:val="22"/>
        </w:rPr>
        <w:pPrChange w:id="527" w:author="Timothy Perez" w:date="2020-06-05T16:13:00Z">
          <w:pPr>
            <w:pStyle w:val="Heading2"/>
            <w:spacing w:after="0"/>
            <w:ind w:left="0" w:firstLine="720"/>
          </w:pPr>
        </w:pPrChange>
      </w:pPr>
      <w:r w:rsidRPr="002F32AC">
        <w:rPr>
          <w:szCs w:val="22"/>
          <w:u w:val="none"/>
        </w:rPr>
        <w:lastRenderedPageBreak/>
        <w:t>Customer Indemnity</w:t>
      </w:r>
      <w:r w:rsidRPr="002F32AC">
        <w:rPr>
          <w:szCs w:val="22"/>
        </w:rPr>
        <w:t xml:space="preserve">.  Customer agrees to indemnify, defend and hold harmless MRO, its </w:t>
      </w:r>
      <w:ins w:id="528" w:author="Timothy Perez" w:date="2020-06-05T16:12:00Z">
        <w:r w:rsidR="00907597">
          <w:rPr>
            <w:szCs w:val="22"/>
          </w:rPr>
          <w:t xml:space="preserve">affiliates </w:t>
        </w:r>
      </w:ins>
      <w:ins w:id="529" w:author="Timothy Perez" w:date="2020-06-05T16:13:00Z">
        <w:r w:rsidR="00907597">
          <w:rPr>
            <w:szCs w:val="22"/>
          </w:rPr>
          <w:t xml:space="preserve">and their respective </w:t>
        </w:r>
      </w:ins>
      <w:r w:rsidRPr="002F32AC">
        <w:rPr>
          <w:szCs w:val="22"/>
        </w:rPr>
        <w:t xml:space="preserve">directors, officers, </w:t>
      </w:r>
      <w:ins w:id="530" w:author="Timothy Perez" w:date="2020-06-05T16:13:00Z">
        <w:r w:rsidR="00907597">
          <w:rPr>
            <w:szCs w:val="22"/>
          </w:rPr>
          <w:t xml:space="preserve">shareholders, partners, members, managers, </w:t>
        </w:r>
      </w:ins>
      <w:r w:rsidRPr="002F32AC">
        <w:rPr>
          <w:szCs w:val="22"/>
        </w:rPr>
        <w:t xml:space="preserve">employees, agents and representatives from and against all losses, damages, or expenses of every character, including legal fees and court costs, </w:t>
      </w:r>
      <w:ins w:id="531" w:author="Timothy Perez" w:date="2020-06-05T16:14:00Z">
        <w:r w:rsidR="00907597" w:rsidRPr="003B2592">
          <w:rPr>
            <w:szCs w:val="22"/>
          </w:rPr>
          <w:t>claimed by third parties against any such indemnitees and</w:t>
        </w:r>
        <w:r w:rsidR="00907597" w:rsidRPr="002F32AC">
          <w:rPr>
            <w:szCs w:val="22"/>
          </w:rPr>
          <w:t xml:space="preserve"> </w:t>
        </w:r>
      </w:ins>
      <w:r w:rsidRPr="002F32AC">
        <w:rPr>
          <w:szCs w:val="22"/>
        </w:rPr>
        <w:t>arising out of or caused by</w:t>
      </w:r>
      <w:r w:rsidR="003F1457">
        <w:rPr>
          <w:szCs w:val="22"/>
        </w:rPr>
        <w:t>:</w:t>
      </w:r>
      <w:r w:rsidRPr="002F32AC">
        <w:rPr>
          <w:szCs w:val="22"/>
        </w:rPr>
        <w:t xml:space="preserve"> (i)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del w:id="532" w:author="Timothy Perez" w:date="2020-06-05T16:17:00Z">
        <w:r w:rsidRPr="002F32AC" w:rsidDel="006556BA">
          <w:rPr>
            <w:szCs w:val="22"/>
          </w:rPr>
          <w:delText>s</w:delText>
        </w:r>
      </w:del>
      <w:ins w:id="533" w:author="Timothy Perez" w:date="2020-06-05T16:17:00Z">
        <w:r w:rsidR="006556BA">
          <w:rPr>
            <w:szCs w:val="22"/>
          </w:rPr>
          <w:t>S</w:t>
        </w:r>
      </w:ins>
      <w:r w:rsidRPr="002F32AC">
        <w:rPr>
          <w:szCs w:val="22"/>
        </w:rPr>
        <w:t>ervices;</w:t>
      </w:r>
      <w:del w:id="534" w:author="Timothy Perez" w:date="2020-06-05T16:19:00Z">
        <w:r w:rsidRPr="002F32AC" w:rsidDel="006556BA">
          <w:rPr>
            <w:szCs w:val="22"/>
          </w:rPr>
          <w:delText xml:space="preserve"> </w:delText>
        </w:r>
      </w:del>
      <w:r w:rsidRPr="002F32AC">
        <w:rPr>
          <w:szCs w:val="22"/>
        </w:rPr>
        <w:t xml:space="preserve">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ins w:id="535" w:author="Timothy Perez" w:date="2020-06-05T16:20:00Z">
        <w:r w:rsidR="006556BA">
          <w:rPr>
            <w:szCs w:val="22"/>
          </w:rPr>
          <w:t xml:space="preserve">GTA or Service </w:t>
        </w:r>
      </w:ins>
      <w:del w:id="536" w:author="Timothy Perez" w:date="2020-06-05T16:20:00Z">
        <w:r w:rsidR="003F1457" w:rsidDel="006556BA">
          <w:rPr>
            <w:szCs w:val="22"/>
          </w:rPr>
          <w:delText>a</w:delText>
        </w:r>
      </w:del>
      <w:ins w:id="537" w:author="Timothy Perez" w:date="2020-06-05T16:20:00Z">
        <w:r w:rsidR="006556BA">
          <w:rPr>
            <w:szCs w:val="22"/>
          </w:rPr>
          <w:t>A</w:t>
        </w:r>
      </w:ins>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del w:id="538" w:author="Timothy Perez" w:date="2020-06-05T16:15:00Z">
        <w:r w:rsidR="0091305C" w:rsidDel="00907597">
          <w:rPr>
            <w:szCs w:val="22"/>
          </w:rPr>
          <w:delText xml:space="preserve">  </w:delText>
        </w:r>
        <w:r w:rsidR="00FA729E" w:rsidRPr="0091305C" w:rsidDel="00907597">
          <w:rPr>
            <w:szCs w:val="22"/>
          </w:rPr>
          <w:delText xml:space="preserve">  </w:delText>
        </w:r>
      </w:del>
    </w:p>
    <w:p w14:paraId="1D4FE1E3" w14:textId="3360FC8B" w:rsidR="004238F2" w:rsidRPr="00FA729E" w:rsidRDefault="004238F2">
      <w:pPr>
        <w:pStyle w:val="Heading2"/>
        <w:spacing w:after="120"/>
        <w:ind w:left="0" w:firstLine="720"/>
        <w:rPr>
          <w:szCs w:val="22"/>
        </w:rPr>
        <w:pPrChange w:id="539" w:author="Timothy Perez" w:date="2020-06-05T16:22:00Z">
          <w:pPr>
            <w:pStyle w:val="Heading2"/>
            <w:spacing w:after="0"/>
            <w:ind w:left="0" w:firstLine="720"/>
          </w:pPr>
        </w:pPrChange>
      </w:pPr>
      <w:del w:id="540" w:author="Timothy Perez" w:date="2020-06-05T16:21:00Z">
        <w:r w:rsidRPr="00FA729E" w:rsidDel="009A7195">
          <w:rPr>
            <w:szCs w:val="22"/>
            <w:u w:val="single"/>
          </w:rPr>
          <w:delText>Airport Charges</w:delText>
        </w:r>
      </w:del>
      <w:ins w:id="541" w:author="Timothy Perez" w:date="2020-06-05T16:21:00Z">
        <w:r w:rsidR="009A7195">
          <w:rPr>
            <w:szCs w:val="22"/>
            <w:u w:val="single"/>
          </w:rPr>
          <w:t>Consequential Damages</w:t>
        </w:r>
      </w:ins>
      <w:r w:rsidRPr="009A7195">
        <w:rPr>
          <w:szCs w:val="22"/>
          <w:rPrChange w:id="542" w:author="Timothy Perez" w:date="2020-06-05T16:21:00Z">
            <w:rPr>
              <w:szCs w:val="22"/>
              <w:u w:val="single"/>
            </w:rPr>
          </w:rPrChange>
        </w:rPr>
        <w:t>.</w:t>
      </w:r>
      <w:r w:rsidRPr="00FA729E">
        <w:rPr>
          <w:szCs w:val="22"/>
        </w:rPr>
        <w:t xml:space="preserve"> </w:t>
      </w:r>
      <w:del w:id="543" w:author="Timothy Perez" w:date="2020-06-05T16:21:00Z">
        <w:r w:rsidRPr="00FA729E" w:rsidDel="009A7195">
          <w:rPr>
            <w:szCs w:val="22"/>
          </w:rPr>
          <w:delText>In the event that XYZ Inc. is billed, invoiced, or otherwise charged in any manner for parking, landing, or other fees by any airport or airport authority as a result of XYZ Inc.’s past, future, or current relationship with Customer, Customer agrees to defend, indemnify and hold XYZ Inc. harmless from all such amount and to pay or settle such claims within thirty (30) days of XYZ Inc. written notice to Customer of such claim.</w:delText>
        </w:r>
      </w:del>
      <w:ins w:id="544" w:author="Timothy Perez" w:date="2020-06-05T16:22:00Z">
        <w:r w:rsidR="009A7195">
          <w:t>Each party hereto acknowledges, agrees and confirms that in no case shall either party be li</w:t>
        </w:r>
      </w:ins>
      <w:ins w:id="545" w:author="Timothy Perez" w:date="2020-06-05T16:23:00Z">
        <w:r w:rsidR="009A7195">
          <w:t xml:space="preserve">able for </w:t>
        </w:r>
      </w:ins>
      <w:ins w:id="546" w:author="Timothy Perez" w:date="2020-06-05T16:22:00Z">
        <w:r w:rsidR="009A7195" w:rsidRPr="009A7195">
          <w:rPr>
            <w:szCs w:val="22"/>
          </w:rPr>
          <w:t>any indirect, exemplary, incidental, special, punitive, reliance or consequential damages, including but not limited to lost profits or revenues</w:t>
        </w:r>
      </w:ins>
      <w:ins w:id="547" w:author="Timothy Perez" w:date="2020-06-05T16:23:00Z">
        <w:r w:rsidR="009A7195">
          <w:rPr>
            <w:szCs w:val="22"/>
          </w:rPr>
          <w:t>.</w:t>
        </w:r>
      </w:ins>
    </w:p>
    <w:p w14:paraId="1C99874D" w14:textId="2D6EBB12" w:rsidR="004238F2" w:rsidRPr="002F32AC" w:rsidRDefault="004238F2" w:rsidP="00380F0D">
      <w:pPr>
        <w:pStyle w:val="StyleHeading1Before0pt"/>
        <w:rPr>
          <w:sz w:val="22"/>
          <w:szCs w:val="22"/>
        </w:rPr>
      </w:pPr>
      <w:r w:rsidRPr="002F32AC">
        <w:rPr>
          <w:sz w:val="22"/>
          <w:szCs w:val="22"/>
        </w:rPr>
        <w:t>INSURANCE</w:t>
      </w:r>
      <w:ins w:id="548" w:author="Timothy Perez" w:date="2020-06-05T16:56:00Z">
        <w:r w:rsidR="00B745E8">
          <w:rPr>
            <w:sz w:val="22"/>
            <w:szCs w:val="22"/>
          </w:rPr>
          <w:t xml:space="preserve"> [SUBJECT TO INSURANCE ADVISOR REVIEW]</w:t>
        </w:r>
      </w:ins>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pPr>
        <w:pStyle w:val="Heading2"/>
        <w:spacing w:after="120"/>
        <w:ind w:left="0" w:firstLine="720"/>
        <w:rPr>
          <w:szCs w:val="22"/>
        </w:rPr>
        <w:pPrChange w:id="549" w:author="Timothy Perez" w:date="2020-06-05T16:43:00Z">
          <w:pPr>
            <w:pStyle w:val="Heading2"/>
            <w:spacing w:after="0"/>
            <w:ind w:left="0" w:firstLine="720"/>
          </w:pPr>
        </w:pPrChange>
      </w:pPr>
      <w:r w:rsidRPr="002F32AC">
        <w:rPr>
          <w:szCs w:val="22"/>
          <w:u w:val="none"/>
        </w:rPr>
        <w:t>Worker's Compensation</w:t>
      </w:r>
      <w:r w:rsidRPr="002F32AC">
        <w:rPr>
          <w:szCs w:val="22"/>
        </w:rPr>
        <w:t>.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footerReference w:type="default" r:id="rId10"/>
          <w:headerReference w:type="first" r:id="rId11"/>
          <w:footerReference w:type="first" r:id="rId12"/>
          <w:headerReference w:type="default" r:id="rId22"/>
          <w:endnotePr>
            <w:numFmt w:val="decimal"/>
          </w:endnotePr>
          <w:pgSz w:w="12240" w:h="15840"/>
          <w:pgMar w:top="1440" w:right="1440" w:bottom="1440" w:left="1440" w:header="1440" w:footer="720" w:gutter="0"/>
          <w:cols w:space="720"/>
          <w:noEndnote/>
          <w:titlePg/>
        </w:sectPr>
      </w:pPr>
    </w:p>
    <w:p w14:paraId="3E37DBDB" w14:textId="6B018326" w:rsidR="004238F2" w:rsidRPr="002F32AC" w:rsidRDefault="004238F2">
      <w:pPr>
        <w:pStyle w:val="Heading2"/>
        <w:spacing w:after="120"/>
        <w:ind w:left="0" w:firstLine="720"/>
        <w:rPr>
          <w:szCs w:val="22"/>
        </w:rPr>
        <w:pPrChange w:id="550" w:author="Timothy Perez" w:date="2020-06-05T16:57:00Z">
          <w:pPr>
            <w:pStyle w:val="Heading2"/>
            <w:spacing w:after="0"/>
            <w:ind w:left="0" w:firstLine="720"/>
          </w:pPr>
        </w:pPrChange>
      </w:pPr>
      <w:r w:rsidRPr="002F32AC">
        <w:rPr>
          <w:szCs w:val="22"/>
          <w:u w:val="none"/>
        </w:rPr>
        <w:t>MRO’s Insurance</w:t>
      </w:r>
      <w:r w:rsidRPr="002F32AC">
        <w:rPr>
          <w:szCs w:val="22"/>
        </w:rPr>
        <w:t xml:space="preserve">.  </w:t>
      </w:r>
      <w:ins w:id="551" w:author="Timothy Perez" w:date="2020-06-05T16:57:00Z">
        <w:r w:rsidR="00B745E8">
          <w:rPr>
            <w:szCs w:val="22"/>
          </w:rPr>
          <w:t>Prior to delivery of the Aircraft to XYZ Inc. and for a period of two years following Redelivery of the Aircraft to Customer </w:t>
        </w:r>
        <w:r w:rsidR="00B745E8" w:rsidRPr="002F32AC">
          <w:rPr>
            <w:szCs w:val="22"/>
          </w:rPr>
          <w:t xml:space="preserve"/>
        </w:r>
        <w:r w:rsidR="00B745E8">
          <w:rPr>
            <w:szCs w:val="22"/>
          </w:rPr>
          <w:t xml:space="preserve"/>
        </w:r>
        <w:r w:rsidR="00B745E8" w:rsidRPr="002F32AC">
          <w:rPr>
            <w:szCs w:val="22"/>
          </w:rPr>
          <w:t xml:space="preserve"/>
        </w:r>
      </w:ins>
      <w:r w:rsidRPr="002F32AC">
        <w:rPr>
          <w:szCs w:val="22"/>
        </w:rPr>
        <w:t>MRO agrees to maintain Commercial General Liability Insurance, including Hanger Keeper's Liability Insurance, within limits of at least US$</w:t>
      </w:r>
      <w:r w:rsidR="009252EA">
        <w:rPr>
          <w:szCs w:val="22"/>
        </w:rPr>
        <w:t>3</w:t>
      </w:r>
      <w:r w:rsidRPr="002F32AC">
        <w:rPr>
          <w:szCs w:val="22"/>
        </w:rPr>
        <w:t>00,000,000.00, including Products Liability Insurance with limits of at least US$</w:t>
      </w:r>
      <w:r w:rsidR="009252EA">
        <w:rPr>
          <w:szCs w:val="22"/>
        </w:rPr>
        <w:t>3</w:t>
      </w:r>
      <w:r w:rsidRPr="002F32AC">
        <w:rPr>
          <w:szCs w:val="22"/>
        </w:rPr>
        <w:t>00,000,000.00 in the aggregate annually</w:t>
      </w:r>
      <w:ins w:id="552" w:author="Timothy Perez" w:date="2020-06-22T23:15:00Z">
        <w:r w:rsidR="00731DAB">
          <w:rPr>
            <w:szCs w:val="22"/>
          </w:rPr>
          <w:t xml:space="preserve"> (except for war and allied perils coverage which is subject to a sub-limit of $250,000,000 per occurrence and in the aggregate)</w:t>
        </w:r>
      </w:ins>
      <w:r w:rsidRPr="002F32AC">
        <w:rPr>
          <w:szCs w:val="22"/>
        </w:rPr>
        <w:t>, and Premises Liability Insurance with limits of at least US$</w:t>
      </w:r>
      <w:r w:rsidR="009252EA">
        <w:rPr>
          <w:szCs w:val="22"/>
        </w:rPr>
        <w:t>3</w:t>
      </w:r>
      <w:r w:rsidRPr="002F32AC">
        <w:rPr>
          <w:szCs w:val="22"/>
        </w:rPr>
        <w:t xml:space="preserve">00,000,000.00.  </w:t>
      </w:r>
      <w:ins w:id="553" w:author="Timothy Perez" w:date="2020-06-05T16:58:00Z">
        <w:r w:rsidR="00B745E8" w:rsidRPr="008765B0">
          <w:t>Such</w:t>
        </w:r>
        <w:r w:rsidR="00B745E8">
          <w:t xml:space="preserve"> insurance policies shall be maintained with insurers of internationally recognized reputation and credit standing </w:t>
        </w:r>
        <w:r w:rsidR="00B745E8" w:rsidRPr="008765B0">
          <w:t xml:space="preserve">and shall contain provisions (i) including </w:t>
        </w:r>
        <w:r w:rsidR="00B745E8">
          <w:t>Customer, its affiliates</w:t>
        </w:r>
        <w:r w:rsidR="00B745E8" w:rsidRPr="008765B0">
          <w:t xml:space="preserve"> and </w:t>
        </w:r>
        <w:r w:rsidR="00B745E8">
          <w:t xml:space="preserve">their respective </w:t>
        </w:r>
        <w:r w:rsidR="00B745E8" w:rsidRPr="008765B0">
          <w:t xml:space="preserve">officers, directors, </w:t>
        </w:r>
        <w:r w:rsidR="00B745E8">
          <w:t>shareholders,</w:t>
        </w:r>
      </w:ins>
      <w:ins w:id="554" w:author="Timothy Perez" w:date="2020-06-05T16:59:00Z">
        <w:r w:rsidR="00B745E8">
          <w:t xml:space="preserve"> partners, members, managers, </w:t>
        </w:r>
      </w:ins>
      <w:ins w:id="555" w:author="Timothy Perez" w:date="2020-06-05T16:58:00Z">
        <w:r w:rsidR="00B745E8" w:rsidRPr="008765B0">
          <w:t xml:space="preserve">agents, and employees as additional named insureds, (ii) waiving any such insurers' rights of subrogation, (iii) waiving any recourse against </w:t>
        </w:r>
      </w:ins>
      <w:ins w:id="556" w:author="Timothy Perez" w:date="2020-06-05T16:59:00Z">
        <w:r w:rsidR="00B745E8">
          <w:t xml:space="preserve">the additional insureds </w:t>
        </w:r>
      </w:ins>
      <w:ins w:id="557" w:author="Timothy Perez" w:date="2020-06-05T16:58:00Z">
        <w:r w:rsidR="00B745E8" w:rsidRPr="008765B0">
          <w:t>for payment of premiums or other payments due the insurers, and (</w:t>
        </w:r>
      </w:ins>
      <w:ins w:id="558" w:author="Timothy Perez" w:date="2020-06-05T16:59:00Z">
        <w:r w:rsidR="00B745E8">
          <w:t>i</w:t>
        </w:r>
      </w:ins>
      <w:ins w:id="559" w:author="Timothy Perez" w:date="2020-06-05T16:58:00Z">
        <w:r w:rsidR="00B745E8" w:rsidRPr="008765B0">
          <w:t xml:space="preserve">v) requiring </w:t>
        </w:r>
      </w:ins>
      <w:ins w:id="560" w:author="Timothy Perez" w:date="2020-06-05T16:59:00Z">
        <w:r w:rsidR="00B745E8">
          <w:t>XYZ Inc.</w:t>
        </w:r>
      </w:ins>
      <w:ins w:id="561" w:author="Timothy Perez" w:date="2020-06-05T16:58:00Z">
        <w:r w:rsidR="00B745E8" w:rsidRPr="008765B0">
          <w:t xml:space="preserve">'s insurers to provide </w:t>
        </w:r>
      </w:ins>
      <w:ins w:id="562" w:author="Timothy Perez" w:date="2020-06-05T17:00:00Z">
        <w:r w:rsidR="00B745E8">
          <w:t xml:space="preserve">Customer </w:t>
        </w:r>
      </w:ins>
      <w:ins w:id="563" w:author="Timothy Perez" w:date="2020-06-05T16:58:00Z">
        <w:r w:rsidR="00B745E8" w:rsidRPr="008765B0">
          <w:t xml:space="preserve">with thirty (30) days advance written notice of any cancellation or adverse material change to such policy and providing that such change shall not be effective as to the benefit and/or interest of the </w:t>
        </w:r>
      </w:ins>
      <w:ins w:id="564" w:author="Timothy Perez" w:date="2020-06-05T17:00:00Z">
        <w:r w:rsidR="00B745E8">
          <w:t xml:space="preserve">additional insureds </w:t>
        </w:r>
      </w:ins>
      <w:ins w:id="565" w:author="Timothy Perez" w:date="2020-06-05T16:58:00Z">
        <w:r w:rsidR="00B745E8" w:rsidRPr="008765B0">
          <w:t xml:space="preserve">for thirty (30) days after written notice of such cancellation or adverse material change is received by </w:t>
        </w:r>
      </w:ins>
      <w:ins w:id="566" w:author="Timothy Perez" w:date="2020-06-05T17:00:00Z">
        <w:r w:rsidR="00B745E8">
          <w:t>the Customer</w:t>
        </w:r>
      </w:ins>
      <w:ins w:id="567" w:author="Timothy Perez" w:date="2020-06-05T16:58:00Z">
        <w:r w:rsidR="00B745E8" w:rsidRPr="008765B0">
          <w:t>.</w:t>
        </w:r>
      </w:ins>
    </w:p>
    <w:p w14:paraId="7FFA3C31" w14:textId="1FA8AA15"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w:t>
      </w:r>
      <w:r w:rsidR="003F1457">
        <w:rPr>
          <w:lang w:val="en-IE"/>
        </w:rPr>
        <w:lastRenderedPageBreak/>
        <w:t>and third party liabilities), baggage, cargo and mail liability, premises liability, products liability and</w:t>
      </w:r>
      <w:r w:rsidR="003F1457">
        <w:t xml:space="preserve"> war risk and allied perils, </w:t>
      </w:r>
      <w:del w:id="568" w:author="Timothy Perez" w:date="2020-06-05T17:00:00Z">
        <w:r w:rsidRPr="002F32AC" w:rsidDel="00B745E8">
          <w:rPr>
            <w:szCs w:val="22"/>
          </w:rPr>
          <w:delText xml:space="preserve"> </w:delText>
        </w:r>
      </w:del>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ins w:id="569" w:author="Timothy Perez" w:date="2020-06-05T17:00:00Z">
        <w:r w:rsidR="00B745E8">
          <w:t>liab</w:t>
        </w:r>
      </w:ins>
      <w:ins w:id="570" w:author="Timothy Perez" w:date="2020-06-05T17:01:00Z">
        <w:r w:rsidR="00B745E8">
          <w:t xml:space="preserve">ility </w:t>
        </w:r>
      </w:ins>
      <w:r w:rsidR="00814634">
        <w:t xml:space="preserve">insurance policies shall be maintained with insurers of internationally recognized reputation and credit standing </w:t>
      </w:r>
      <w:r w:rsidR="00814634" w:rsidRPr="008765B0">
        <w:t xml:space="preserve">and </w:t>
      </w:r>
      <w:r w:rsidRPr="008765B0">
        <w:t>shall contain provisions (i)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spacing w:after="120"/>
        <w:ind w:left="0" w:firstLine="720"/>
        <w:rPr>
          <w:szCs w:val="22"/>
        </w:rPr>
      </w:pPr>
      <w:r w:rsidRPr="002F32AC">
        <w:rPr>
          <w:szCs w:val="22"/>
          <w:u w:val="none"/>
        </w:rPr>
        <w:t>Certificates of Insurance</w:t>
      </w:r>
      <w:r w:rsidRPr="002F32AC">
        <w:rPr>
          <w:szCs w:val="22"/>
        </w:rPr>
        <w:t>.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4E24C16E" w:rsidR="004238F2" w:rsidRPr="00380F0D" w:rsidRDefault="004238F2" w:rsidP="00380F0D">
      <w:pPr>
        <w:widowControl/>
        <w:tabs>
          <w:tab w:val="left" w:pos="-1440"/>
        </w:tabs>
        <w:ind w:firstLine="720"/>
        <w:jc w:val="both"/>
        <w:rPr>
          <w:szCs w:val="22"/>
        </w:rPr>
      </w:pPr>
      <w:r w:rsidRPr="002F32AC">
        <w:rPr>
          <w:szCs w:val="22"/>
        </w:rPr>
        <w:t>Neither party shall be liable for any failure to perform or any delays in performance hereunder due to Acts of God or the public enemy, war or warlike operations, inability to secure parts or materials (provided such inability stems from scarcity or difficulty in obtaining such parts or materials and not from delays by MRO</w:t>
      </w:r>
      <w:r w:rsidR="008B3F40">
        <w:rPr>
          <w:szCs w:val="22"/>
        </w:rPr>
        <w:t>, its subcontractors</w:t>
      </w:r>
      <w:r w:rsidRPr="002F32AC">
        <w:rPr>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or any other cause beyond its control.  The parties agree to promptly notify each other in the event that the Services are delayed for any of the aforementioned reasons.</w:t>
      </w:r>
      <w:del w:id="571" w:author="Timothy Perez" w:date="2020-06-05T17:02:00Z">
        <w:r w:rsidRPr="002F32AC" w:rsidDel="00B745E8">
          <w:rPr>
            <w:szCs w:val="22"/>
          </w:rPr>
          <w:delText xml:space="preserve">  This Section 10.0 shall not excuse any delay in or failure to pay money owed to XYZ Inc.. </w:delText>
        </w:r>
      </w:del>
      <w:r w:rsidRPr="002F32AC">
        <w:rPr>
          <w:szCs w:val="22"/>
        </w:rPr>
        <w:t xml:space="preserve"> </w:t>
      </w:r>
    </w:p>
    <w:p w14:paraId="026F9357" w14:textId="77777777" w:rsidR="004238F2" w:rsidRPr="002F32AC" w:rsidRDefault="004238F2" w:rsidP="00380F0D">
      <w:pPr>
        <w:pStyle w:val="StyleHeading1Before0pt"/>
        <w:spacing w:after="120"/>
        <w:rPr>
          <w:sz w:val="22"/>
          <w:szCs w:val="22"/>
        </w:rPr>
      </w:pPr>
      <w:r w:rsidRPr="002F32AC">
        <w:rPr>
          <w:bCs w:val="0"/>
          <w:sz w:val="22"/>
          <w:szCs w:val="22"/>
        </w:rPr>
        <w:t>TERMINATION AND SUSPENSION</w:t>
      </w:r>
    </w:p>
    <w:p w14:paraId="0D742270" w14:textId="4012E3A6" w:rsidR="004238F2" w:rsidRPr="002F32AC" w:rsidRDefault="004238F2" w:rsidP="00380F0D">
      <w:pPr>
        <w:pStyle w:val="Heading2"/>
        <w:spacing w:after="120"/>
        <w:ind w:left="0" w:firstLine="720"/>
        <w:rPr>
          <w:szCs w:val="22"/>
        </w:rPr>
      </w:pPr>
      <w:r w:rsidRPr="002F32AC">
        <w:rPr>
          <w:szCs w:val="22"/>
          <w:u w:val="none"/>
        </w:rPr>
        <w:t>Indefinite Term of GTA</w:t>
      </w:r>
      <w:r w:rsidRPr="002F32AC">
        <w:rPr>
          <w:szCs w:val="22"/>
        </w:rPr>
        <w:t xml:space="preserve">.  </w:t>
      </w:r>
      <w:del w:id="572" w:author="Timothy Perez" w:date="2020-06-05T17:03:00Z">
        <w:r w:rsidRPr="002F32AC" w:rsidDel="00B745E8">
          <w:rPr>
            <w:szCs w:val="22"/>
          </w:rPr>
          <w:delText xml:space="preserve"> </w:delText>
        </w:r>
      </w:del>
      <w:r w:rsidRPr="002F32AC">
        <w:rPr>
          <w:szCs w:val="22"/>
        </w:rPr>
        <w:t xml:space="preserve">This GTA shall have an indefinite term and shall be applicable, as stated in Section 2.0 above, until terminated by </w:t>
      </w:r>
      <w:ins w:id="573" w:author="Timothy Perez" w:date="2020-06-05T17:03:00Z">
        <w:r w:rsidR="00B745E8">
          <w:rPr>
            <w:szCs w:val="22"/>
          </w:rPr>
          <w:t xml:space="preserve">not less than </w:t>
        </w:r>
      </w:ins>
      <w:ins w:id="574" w:author="Timothy Perez" w:date="2020-06-05T18:01:00Z">
        <w:r w:rsidR="00E156A6">
          <w:rPr>
            <w:szCs w:val="22"/>
          </w:rPr>
          <w:t>thirty</w:t>
        </w:r>
      </w:ins>
      <w:ins w:id="575" w:author="Timothy Perez" w:date="2020-06-05T17:03:00Z">
        <w:r w:rsidR="00B745E8">
          <w:rPr>
            <w:szCs w:val="22"/>
          </w:rPr>
          <w:t xml:space="preserve"> (30) days’ prior </w:t>
        </w:r>
      </w:ins>
      <w:r w:rsidRPr="002F32AC">
        <w:rPr>
          <w:szCs w:val="22"/>
        </w:rPr>
        <w:t xml:space="preserve">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ins w:id="576" w:author="Timothy Perez" w:date="2020-06-05T17:03:00Z">
        <w:r w:rsidR="00B745E8">
          <w:rPr>
            <w:szCs w:val="22"/>
          </w:rPr>
          <w:t xml:space="preserve">Service </w:t>
        </w:r>
      </w:ins>
      <w:del w:id="577" w:author="Timothy Perez" w:date="2020-06-05T17:03:00Z">
        <w:r w:rsidRPr="002F32AC" w:rsidDel="00B745E8">
          <w:rPr>
            <w:szCs w:val="22"/>
          </w:rPr>
          <w:delText>a</w:delText>
        </w:r>
      </w:del>
      <w:ins w:id="578" w:author="Timothy Perez" w:date="2020-06-05T17:03:00Z">
        <w:r w:rsidR="00B745E8">
          <w:rPr>
            <w:szCs w:val="22"/>
          </w:rPr>
          <w:t>A</w:t>
        </w:r>
      </w:ins>
      <w:r w:rsidRPr="002F32AC">
        <w:rPr>
          <w:szCs w:val="22"/>
        </w:rPr>
        <w:t xml:space="preserve">greements have already been signed.  </w:t>
      </w:r>
    </w:p>
    <w:p w14:paraId="3B59CE26" w14:textId="5F55A6D4" w:rsidR="004238F2" w:rsidRPr="002F32AC" w:rsidRDefault="004238F2" w:rsidP="00380F0D">
      <w:pPr>
        <w:pStyle w:val="Heading2"/>
        <w:spacing w:after="120"/>
        <w:ind w:left="0" w:firstLine="720"/>
        <w:rPr>
          <w:szCs w:val="22"/>
        </w:rPr>
      </w:pPr>
      <w:del w:id="579" w:author="Timothy Perez" w:date="2020-06-05T17:06:00Z">
        <w:r w:rsidRPr="002F32AC" w:rsidDel="00B745E8">
          <w:rPr>
            <w:szCs w:val="22"/>
            <w:u w:val="single"/>
          </w:rPr>
          <w:delText xml:space="preserve">XYZ Inc.’s </w:delText>
        </w:r>
      </w:del>
      <w:r w:rsidRPr="002F32AC">
        <w:rPr>
          <w:szCs w:val="22"/>
          <w:u w:val="none"/>
        </w:rPr>
        <w:t>Right to Terminate or Suspend</w:t>
      </w:r>
      <w:r w:rsidRPr="002F32AC">
        <w:rPr>
          <w:b/>
          <w:szCs w:val="22"/>
        </w:rPr>
        <w:t xml:space="preserve">.  </w:t>
      </w:r>
      <w:ins w:id="580" w:author="Timothy Perez" w:date="2020-06-05T17:07:00Z">
        <w:r w:rsidR="001C57BB">
          <w:rPr>
            <w:bCs w:val="0"/>
            <w:szCs w:val="22"/>
          </w:rPr>
          <w:t>Either party</w:t>
        </w:r>
      </w:ins>
      <w:del w:id="581" w:author="Timothy Perez" w:date="2020-06-05T17:07:00Z">
        <w:r w:rsidRPr="002F32AC" w:rsidDel="001C57BB">
          <w:rPr>
            <w:szCs w:val="22"/>
          </w:rPr>
          <w:delText>XYZ Inc.</w:delText>
        </w:r>
      </w:del>
      <w:r w:rsidRPr="002F32AC">
        <w:rPr>
          <w:szCs w:val="22"/>
        </w:rPr>
        <w:t xml:space="preserve"> may terminate or suspend the </w:t>
      </w:r>
      <w:ins w:id="582" w:author="Timothy Perez" w:date="2020-06-05T17:07:00Z">
        <w:r w:rsidR="001C57BB">
          <w:rPr>
            <w:szCs w:val="22"/>
          </w:rPr>
          <w:t xml:space="preserve">performance of its obligations under this </w:t>
        </w:r>
      </w:ins>
      <w:ins w:id="583" w:author="Timothy Perez" w:date="2020-06-05T17:17:00Z">
        <w:r w:rsidR="0032044A">
          <w:rPr>
            <w:szCs w:val="22"/>
          </w:rPr>
          <w:t>GTA and the Serv</w:t>
        </w:r>
      </w:ins>
      <w:ins w:id="584" w:author="Timothy Perez" w:date="2020-06-05T17:18:00Z">
        <w:r w:rsidR="0032044A">
          <w:rPr>
            <w:szCs w:val="22"/>
          </w:rPr>
          <w:t>ice Agreement</w:t>
        </w:r>
      </w:ins>
      <w:del w:id="585" w:author="Timothy Perez" w:date="2020-06-05T17:07:00Z">
        <w:r w:rsidRPr="002F32AC" w:rsidDel="001C57BB">
          <w:rPr>
            <w:szCs w:val="22"/>
          </w:rPr>
          <w:delText>provision of Services</w:delText>
        </w:r>
      </w:del>
      <w:r w:rsidRPr="002F32AC">
        <w:rPr>
          <w:szCs w:val="22"/>
        </w:rPr>
        <w:t xml:space="preserve">, </w:t>
      </w:r>
      <w:ins w:id="586" w:author="Timothy Perez" w:date="2020-06-05T17:08:00Z">
        <w:r w:rsidR="001C57BB">
          <w:rPr>
            <w:szCs w:val="22"/>
          </w:rPr>
          <w:t xml:space="preserve">in its sole discretion, </w:t>
        </w:r>
      </w:ins>
      <w:r w:rsidRPr="002F32AC">
        <w:rPr>
          <w:szCs w:val="22"/>
        </w:rPr>
        <w:t xml:space="preserve">upon written notice to </w:t>
      </w:r>
      <w:ins w:id="587" w:author="Timothy Perez" w:date="2020-06-05T17:07:00Z">
        <w:r w:rsidR="001C57BB">
          <w:rPr>
            <w:szCs w:val="22"/>
          </w:rPr>
          <w:t>the other party</w:t>
        </w:r>
      </w:ins>
      <w:del w:id="588" w:author="Timothy Perez" w:date="2020-06-05T17:07:00Z">
        <w:r w:rsidRPr="002F32AC" w:rsidDel="001C57BB">
          <w:rPr>
            <w:szCs w:val="22"/>
          </w:rPr>
          <w:delText>Customer</w:delText>
        </w:r>
      </w:del>
      <w:ins w:id="589" w:author="Timothy Perez" w:date="2020-06-05T17:08:00Z">
        <w:r w:rsidR="001C57BB">
          <w:rPr>
            <w:szCs w:val="22"/>
          </w:rPr>
          <w:t xml:space="preserve"> (the “Defaulting Party”)</w:t>
        </w:r>
      </w:ins>
      <w:del w:id="590" w:author="Timothy Perez" w:date="2020-06-05T17:08:00Z">
        <w:r w:rsidRPr="002F32AC" w:rsidDel="001C57BB">
          <w:rPr>
            <w:szCs w:val="22"/>
          </w:rPr>
          <w:delText xml:space="preserve"> and in XYZ Inc.’s sole discretion</w:delText>
        </w:r>
      </w:del>
      <w:r w:rsidRPr="002F32AC">
        <w:rPr>
          <w:szCs w:val="22"/>
        </w:rPr>
        <w:t xml:space="preserve">, at any time upon the occurrence of any of the following:  (i) </w:t>
      </w:r>
      <w:ins w:id="591" w:author="Timothy Perez" w:date="2020-06-05T17:08:00Z">
        <w:r w:rsidR="001C57BB">
          <w:rPr>
            <w:szCs w:val="22"/>
          </w:rPr>
          <w:t>the Defaulting P</w:t>
        </w:r>
      </w:ins>
      <w:ins w:id="592" w:author="Timothy Perez" w:date="2020-06-05T17:09:00Z">
        <w:r w:rsidR="001C57BB">
          <w:rPr>
            <w:szCs w:val="22"/>
          </w:rPr>
          <w:t>arty</w:t>
        </w:r>
      </w:ins>
      <w:del w:id="593" w:author="Timothy Perez" w:date="2020-06-05T17:09:00Z">
        <w:r w:rsidRPr="002F32AC" w:rsidDel="001C57BB">
          <w:rPr>
            <w:szCs w:val="22"/>
          </w:rPr>
          <w:delText>Customer</w:delText>
        </w:r>
      </w:del>
      <w:r w:rsidRPr="002F32AC">
        <w:rPr>
          <w:szCs w:val="22"/>
        </w:rPr>
        <w:t>’s failure to timely pay any sums due pursuant to the Service Agreement or to this GTA</w:t>
      </w:r>
      <w:ins w:id="594" w:author="Timothy Perez" w:date="2020-06-05T17:09:00Z">
        <w:r w:rsidR="001C57BB">
          <w:rPr>
            <w:szCs w:val="22"/>
          </w:rPr>
          <w:t xml:space="preserve"> within five (5) business days after written notice specifying such failure</w:t>
        </w:r>
      </w:ins>
      <w:r w:rsidRPr="002F32AC">
        <w:rPr>
          <w:szCs w:val="22"/>
        </w:rPr>
        <w:t xml:space="preserve">; (ii) </w:t>
      </w:r>
      <w:ins w:id="595" w:author="Timothy Perez" w:date="2020-06-05T17:09:00Z">
        <w:r w:rsidR="001C57BB">
          <w:rPr>
            <w:szCs w:val="22"/>
          </w:rPr>
          <w:t>the Defaulting Pa</w:t>
        </w:r>
      </w:ins>
      <w:ins w:id="596" w:author="Timothy Perez" w:date="2020-06-05T17:10:00Z">
        <w:r w:rsidR="001C57BB">
          <w:rPr>
            <w:szCs w:val="22"/>
          </w:rPr>
          <w:t>rty</w:t>
        </w:r>
      </w:ins>
      <w:del w:id="597" w:author="Timothy Perez" w:date="2020-06-05T17:10:00Z">
        <w:r w:rsidRPr="002F32AC" w:rsidDel="001C57BB">
          <w:rPr>
            <w:szCs w:val="22"/>
          </w:rPr>
          <w:delText>Customer</w:delText>
        </w:r>
      </w:del>
      <w:r w:rsidRPr="002F32AC">
        <w:rPr>
          <w:szCs w:val="22"/>
        </w:rPr>
        <w:t>’s breach of the Service Agreement or this GTA</w:t>
      </w:r>
      <w:ins w:id="598" w:author="Timothy Perez" w:date="2020-06-05T17:10:00Z">
        <w:r w:rsidR="001C57BB">
          <w:rPr>
            <w:szCs w:val="22"/>
          </w:rPr>
          <w:t xml:space="preserve"> that remains uncured within 15 days after notice specifying such failure</w:t>
        </w:r>
      </w:ins>
      <w:r w:rsidRPr="002F32AC">
        <w:rPr>
          <w:szCs w:val="22"/>
        </w:rPr>
        <w:t xml:space="preserve">; (iii) </w:t>
      </w:r>
      <w:ins w:id="599" w:author="Timothy Perez" w:date="2020-06-05T17:10:00Z">
        <w:r w:rsidR="001C57BB">
          <w:rPr>
            <w:szCs w:val="22"/>
          </w:rPr>
          <w:t>the Defaulting Party</w:t>
        </w:r>
      </w:ins>
      <w:del w:id="600" w:author="Timothy Perez" w:date="2020-06-05T17:10:00Z">
        <w:r w:rsidR="002F32AC" w:rsidDel="001C57BB">
          <w:rPr>
            <w:szCs w:val="22"/>
          </w:rPr>
          <w:delText>Customer</w:delText>
        </w:r>
      </w:del>
      <w:r w:rsidR="002F32AC">
        <w:rPr>
          <w:szCs w:val="22"/>
        </w:rPr>
        <w:t xml:space="preserve">’s failure to maintain the insurance required </w:t>
      </w:r>
      <w:ins w:id="601" w:author="Timothy Perez" w:date="2020-06-05T17:10:00Z">
        <w:r w:rsidR="001C57BB">
          <w:rPr>
            <w:szCs w:val="22"/>
          </w:rPr>
          <w:t xml:space="preserve">to be maintained by it </w:t>
        </w:r>
      </w:ins>
      <w:r w:rsidR="002F32AC">
        <w:rPr>
          <w:szCs w:val="22"/>
        </w:rPr>
        <w:t xml:space="preserve">in this GTA; (iv) </w:t>
      </w:r>
      <w:ins w:id="602" w:author="Timothy Perez" w:date="2020-06-05T17:11:00Z">
        <w:r w:rsidR="001C57BB">
          <w:rPr>
            <w:szCs w:val="22"/>
          </w:rPr>
          <w:t>such party</w:t>
        </w:r>
      </w:ins>
      <w:del w:id="603" w:author="Timothy Perez" w:date="2020-06-05T17:11:00Z">
        <w:r w:rsidRPr="002F32AC" w:rsidDel="001C57BB">
          <w:rPr>
            <w:szCs w:val="22"/>
          </w:rPr>
          <w:delText>XYZ Inc.</w:delText>
        </w:r>
      </w:del>
      <w:r w:rsidRPr="002F32AC">
        <w:rPr>
          <w:szCs w:val="22"/>
        </w:rPr>
        <w:t xml:space="preserve">’s reasonable determination that </w:t>
      </w:r>
      <w:ins w:id="604" w:author="Timothy Perez" w:date="2020-06-05T17:11:00Z">
        <w:r w:rsidR="001C57BB">
          <w:rPr>
            <w:szCs w:val="22"/>
          </w:rPr>
          <w:t>the Defaulting Party</w:t>
        </w:r>
      </w:ins>
      <w:del w:id="605" w:author="Timothy Perez" w:date="2020-06-05T17:11:00Z">
        <w:r w:rsidRPr="002F32AC" w:rsidDel="001C57BB">
          <w:rPr>
            <w:szCs w:val="22"/>
          </w:rPr>
          <w:delText>Customer</w:delText>
        </w:r>
      </w:del>
      <w:r w:rsidRPr="002F32AC">
        <w:rPr>
          <w:szCs w:val="22"/>
        </w:rPr>
        <w:t xml:space="preserve"> is unable to pay </w:t>
      </w:r>
      <w:ins w:id="606" w:author="Timothy Perez" w:date="2020-06-05T17:15:00Z">
        <w:r w:rsidR="001C57BB">
          <w:rPr>
            <w:szCs w:val="22"/>
          </w:rPr>
          <w:t>its obligations under this GTA or</w:t>
        </w:r>
      </w:ins>
      <w:del w:id="607" w:author="Timothy Perez" w:date="2020-06-05T17:15:00Z">
        <w:r w:rsidRPr="002F32AC" w:rsidDel="001C57BB">
          <w:rPr>
            <w:szCs w:val="22"/>
          </w:rPr>
          <w:delText>for</w:delText>
        </w:r>
      </w:del>
      <w:r w:rsidRPr="002F32AC">
        <w:rPr>
          <w:szCs w:val="22"/>
        </w:rPr>
        <w:t xml:space="preserve"> the Service</w:t>
      </w:r>
      <w:del w:id="608" w:author="Timothy Perez" w:date="2020-06-05T17:15:00Z">
        <w:r w:rsidRPr="002F32AC" w:rsidDel="001C57BB">
          <w:rPr>
            <w:szCs w:val="22"/>
          </w:rPr>
          <w:delText>s</w:delText>
        </w:r>
      </w:del>
      <w:ins w:id="609" w:author="Timothy Perez" w:date="2020-06-05T17:15:00Z">
        <w:r w:rsidR="001C57BB">
          <w:rPr>
            <w:szCs w:val="22"/>
          </w:rPr>
          <w:t xml:space="preserve"> Agreement</w:t>
        </w:r>
      </w:ins>
      <w:r w:rsidRPr="002F32AC">
        <w:rPr>
          <w:szCs w:val="22"/>
        </w:rPr>
        <w:t xml:space="preserve">; </w:t>
      </w:r>
      <w:del w:id="610" w:author="Timothy Perez" w:date="2020-06-05T17:16:00Z">
        <w:r w:rsidRPr="002F32AC" w:rsidDel="001C57BB">
          <w:rPr>
            <w:szCs w:val="22"/>
          </w:rPr>
          <w:delText xml:space="preserve">(v) XYZ Inc.’s inability to provide the Services based on a decision or action of the FAA or other governmental agency </w:delText>
        </w:r>
      </w:del>
      <w:r w:rsidRPr="002F32AC">
        <w:rPr>
          <w:szCs w:val="22"/>
        </w:rPr>
        <w:t>or (v</w:t>
      </w:r>
      <w:del w:id="611" w:author="Timothy Perez" w:date="2020-06-05T17:16:00Z">
        <w:r w:rsidR="002F32AC" w:rsidDel="001C57BB">
          <w:rPr>
            <w:szCs w:val="22"/>
          </w:rPr>
          <w:delText>i</w:delText>
        </w:r>
      </w:del>
      <w:r w:rsidRPr="002F32AC">
        <w:rPr>
          <w:szCs w:val="22"/>
        </w:rPr>
        <w:t xml:space="preserve">) </w:t>
      </w:r>
      <w:ins w:id="612" w:author="Timothy Perez" w:date="2020-06-05T17:16:00Z">
        <w:r w:rsidR="001C57BB">
          <w:rPr>
            <w:szCs w:val="22"/>
          </w:rPr>
          <w:t>bankruptcy, insolvency, liquidation, reorganization or other similar proceedings being commenced by the Defaulting Party or being commenced against the Defaulting Party and not</w:t>
        </w:r>
      </w:ins>
      <w:ins w:id="613" w:author="Timothy Perez" w:date="2020-06-05T17:17:00Z">
        <w:r w:rsidR="001C57BB">
          <w:rPr>
            <w:szCs w:val="22"/>
          </w:rPr>
          <w:t xml:space="preserve"> dismissed within 30 days</w:t>
        </w:r>
      </w:ins>
      <w:del w:id="614" w:author="Timothy Perez" w:date="2020-06-05T17:16:00Z">
        <w:r w:rsidRPr="002F32AC" w:rsidDel="001C57BB">
          <w:rPr>
            <w:szCs w:val="22"/>
          </w:rPr>
          <w:delText>f</w:delText>
        </w:r>
      </w:del>
      <w:del w:id="615" w:author="Timothy Perez" w:date="2020-06-05T17:17:00Z">
        <w:r w:rsidRPr="002F32AC" w:rsidDel="001C57BB">
          <w:rPr>
            <w:szCs w:val="22"/>
          </w:rPr>
          <w:delText>or any other reason beyond XYZ Inc.’s control</w:delText>
        </w:r>
      </w:del>
      <w:r w:rsidRPr="002F32AC">
        <w:rPr>
          <w:szCs w:val="22"/>
        </w:rPr>
        <w:t xml:space="preserve">.  </w:t>
      </w:r>
    </w:p>
    <w:p w14:paraId="7F465FC4" w14:textId="100EC6B6" w:rsidR="004238F2" w:rsidRPr="002F32AC" w:rsidRDefault="004238F2" w:rsidP="004238F2">
      <w:pPr>
        <w:pStyle w:val="Heading2"/>
        <w:ind w:left="0" w:firstLine="720"/>
        <w:rPr>
          <w:szCs w:val="22"/>
        </w:rPr>
      </w:pPr>
      <w:r w:rsidRPr="002F32AC">
        <w:rPr>
          <w:szCs w:val="22"/>
          <w:u w:val="none"/>
        </w:rPr>
        <w:lastRenderedPageBreak/>
        <w:t>Effect of Termination</w:t>
      </w:r>
      <w:r w:rsidRPr="002F32AC">
        <w:rPr>
          <w:szCs w:val="22"/>
        </w:rPr>
        <w:t xml:space="preserve">.  </w:t>
      </w:r>
      <w:ins w:id="616" w:author="Timothy Perez" w:date="2020-06-05T17:18:00Z">
        <w:r w:rsidR="0032044A">
          <w:rPr>
            <w:szCs w:val="22"/>
          </w:rPr>
          <w:t xml:space="preserve">Any </w:t>
        </w:r>
      </w:ins>
      <w:del w:id="617" w:author="Timothy Perez" w:date="2020-06-05T17:18:00Z">
        <w:r w:rsidRPr="002F32AC" w:rsidDel="0032044A">
          <w:rPr>
            <w:szCs w:val="22"/>
          </w:rPr>
          <w:delText>T</w:delText>
        </w:r>
      </w:del>
      <w:ins w:id="618" w:author="Timothy Perez" w:date="2020-06-05T17:18:00Z">
        <w:r w:rsidR="0032044A">
          <w:rPr>
            <w:szCs w:val="22"/>
          </w:rPr>
          <w:t>t</w:t>
        </w:r>
      </w:ins>
      <w:r w:rsidRPr="002F32AC">
        <w:rPr>
          <w:szCs w:val="22"/>
        </w:rPr>
        <w:t xml:space="preserve">ermination shall not diminish </w:t>
      </w:r>
      <w:ins w:id="619" w:author="Timothy Perez" w:date="2020-06-05T17:18:00Z">
        <w:r w:rsidR="0032044A">
          <w:rPr>
            <w:szCs w:val="22"/>
          </w:rPr>
          <w:t>the Defaulting Party</w:t>
        </w:r>
      </w:ins>
      <w:del w:id="620" w:author="Timothy Perez" w:date="2020-06-05T17:18:00Z">
        <w:r w:rsidRPr="002F32AC" w:rsidDel="0032044A">
          <w:rPr>
            <w:szCs w:val="22"/>
          </w:rPr>
          <w:delText>Customer</w:delText>
        </w:r>
      </w:del>
      <w:r w:rsidRPr="002F32AC">
        <w:rPr>
          <w:szCs w:val="22"/>
        </w:rPr>
        <w:t xml:space="preserve">’s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w:t>
      </w:r>
      <w:ins w:id="621" w:author="Timothy Perez" w:date="2020-06-05T17:24:00Z">
        <w:r w:rsidR="0032044A">
          <w:rPr>
            <w:szCs w:val="22"/>
          </w:rPr>
          <w:t xml:space="preserve">(a) </w:t>
        </w:r>
      </w:ins>
      <w:r w:rsidRPr="002F32AC">
        <w:rPr>
          <w:szCs w:val="22"/>
        </w:rPr>
        <w:t xml:space="preserve">upon termination </w:t>
      </w:r>
      <w:ins w:id="622" w:author="Timothy Perez" w:date="2020-06-05T17:25:00Z">
        <w:r w:rsidR="0032044A">
          <w:rPr>
            <w:szCs w:val="22"/>
          </w:rPr>
          <w:t xml:space="preserve">where Customer is the Defaulting Party, </w:t>
        </w:r>
      </w:ins>
      <w:r w:rsidRPr="002F32AC">
        <w:rPr>
          <w:szCs w:val="22"/>
        </w:rPr>
        <w:t>(i) MRO shall have no further obligation to perform any Services, and (ii) MRO shall have no duty to honor any warranty for Services for which Customer did not timely pay all related charges</w:t>
      </w:r>
      <w:ins w:id="623" w:author="Timothy Perez" w:date="2020-06-05T17:25:00Z">
        <w:r w:rsidR="0032044A">
          <w:rPr>
            <w:szCs w:val="22"/>
          </w:rPr>
          <w:t xml:space="preserve"> and (b) upon termination where XYZ Inc. is the Defaulting Party, (i) XYZ Inc. shall have no further obligation to make any further payments of any kind </w:t>
        </w:r>
        <w:r w:rsidR="0032044A" w:rsidRPr="002F32AC">
          <w:rPr>
            <w:szCs w:val="22"/>
          </w:rPr>
          <w:t xml:space="preserve"/>
        </w:r>
        <w:r w:rsidR="0032044A">
          <w:rPr>
            <w:szCs w:val="22"/>
          </w:rPr>
          <w:t xml:space="preserve"/>
        </w:r>
        <w:r w:rsidR="0032044A" w:rsidRPr="002F32AC">
          <w:rPr>
            <w:szCs w:val="22"/>
          </w:rPr>
          <w:t xml:space="preserve"/>
        </w:r>
        <w:r w:rsidR="0032044A">
          <w:rPr>
            <w:szCs w:val="22"/>
          </w:rPr>
          <w:t xml:space="preserve"/>
        </w:r>
      </w:ins>
      <w:ins w:id="624" w:author="Timothy Perez" w:date="2020-06-05T17:26:00Z">
        <w:r w:rsidR="0032044A">
          <w:rPr>
            <w:szCs w:val="22"/>
          </w:rPr>
          <w:t>to XYZ Inc.</w:t>
        </w:r>
      </w:ins>
      <w:r w:rsidRPr="002F32AC">
        <w:rPr>
          <w:szCs w:val="22"/>
        </w:rPr>
        <w:t xml:space="preserve">. </w:t>
      </w:r>
      <w:ins w:id="625" w:author="Timothy Perez" w:date="2020-06-05T17:26:00Z">
        <w:r w:rsidR="0032044A">
          <w:rPr>
            <w:szCs w:val="22"/>
          </w:rPr>
          <w:t xml:space="preserve"> Upon a termination where Customer is the Defaulting Party, </w:t>
        </w:r>
      </w:ins>
      <w:ins w:id="626" w:author="Timothy Perez" w:date="2020-06-05T17:30:00Z">
        <w:r w:rsidR="009524CF">
          <w:rPr>
            <w:szCs w:val="22"/>
          </w:rPr>
          <w:t xml:space="preserve">(1) </w:t>
        </w:r>
      </w:ins>
      <w:del w:id="627" w:author="Timothy Perez" w:date="2020-06-05T17:27:00Z">
        <w:r w:rsidRPr="002F32AC" w:rsidDel="009524CF">
          <w:rPr>
            <w:szCs w:val="22"/>
          </w:rPr>
          <w:delText xml:space="preserve">XYZ Inc. shall be entitled to a Parking Fee, retroactive to the date of the written notice to Customer to terminate or suspend the provision of Services.  In addition to the above, in the event of a termination pursuant to Section 11.2, </w:delText>
        </w:r>
      </w:del>
      <w:r w:rsidRPr="002F32AC">
        <w:rPr>
          <w:szCs w:val="22"/>
        </w:rPr>
        <w:t>MRO shall be entitled to move the Aircraft off MRO’s premises and the Customer shall be responsible for all expenses incurred in relocating the Aircraft</w:t>
      </w:r>
      <w:r w:rsidR="005B6F6E">
        <w:rPr>
          <w:szCs w:val="22"/>
        </w:rPr>
        <w:t>, Parking Fees set forth in §1.</w:t>
      </w:r>
      <w:ins w:id="628" w:author="Timothy Perez" w:date="2020-06-05T00:53:00Z">
        <w:r w:rsidR="00926EC4">
          <w:rPr>
            <w:szCs w:val="22"/>
          </w:rPr>
          <w:t>11</w:t>
        </w:r>
      </w:ins>
      <w:del w:id="629" w:author="Timothy Perez" w:date="2020-06-05T00:53:00Z">
        <w:r w:rsidR="005B6F6E" w:rsidDel="00926EC4">
          <w:rPr>
            <w:szCs w:val="22"/>
          </w:rPr>
          <w:delText>9</w:delText>
        </w:r>
      </w:del>
      <w:r w:rsidRPr="002F32AC">
        <w:rPr>
          <w:szCs w:val="22"/>
        </w:rPr>
        <w:t xml:space="preserve"> above, and any other expenses relating to </w:t>
      </w:r>
      <w:ins w:id="630" w:author="Timothy Perez" w:date="2020-06-05T17:21:00Z">
        <w:r w:rsidR="0032044A">
          <w:rPr>
            <w:szCs w:val="22"/>
          </w:rPr>
          <w:t xml:space="preserve">parking of </w:t>
        </w:r>
      </w:ins>
      <w:r w:rsidRPr="002F32AC">
        <w:rPr>
          <w:szCs w:val="22"/>
        </w:rPr>
        <w:t>the Aircraft</w:t>
      </w:r>
      <w:ins w:id="631" w:author="Timothy Perez" w:date="2020-06-05T17:28:00Z">
        <w:r w:rsidR="009524CF">
          <w:rPr>
            <w:szCs w:val="22"/>
          </w:rPr>
          <w:t xml:space="preserve">, all in a manner consistent with </w:t>
        </w:r>
      </w:ins>
      <w:ins w:id="632" w:author="Timothy Perez" w:date="2020-06-05T17:29:00Z">
        <w:r w:rsidR="009524CF">
          <w:rPr>
            <w:szCs w:val="22"/>
          </w:rPr>
          <w:t>§5.2</w:t>
        </w:r>
      </w:ins>
      <w:ins w:id="633" w:author="Timothy Perez" w:date="2020-06-05T17:31:00Z">
        <w:r w:rsidR="009524CF">
          <w:rPr>
            <w:szCs w:val="22"/>
          </w:rPr>
          <w:t xml:space="preserve">, </w:t>
        </w:r>
      </w:ins>
      <w:del w:id="634" w:author="Timothy Perez" w:date="2020-06-05T17:29:00Z">
        <w:r w:rsidRPr="002F32AC" w:rsidDel="009524CF">
          <w:rPr>
            <w:szCs w:val="22"/>
          </w:rPr>
          <w:delText>. XYZ Inc.’s liability for loss or damage to the Aircraft, whether under a tort, contract, bailment, or other basis</w:delText>
        </w:r>
      </w:del>
      <w:r w:rsidRPr="002F32AC">
        <w:rPr>
          <w:szCs w:val="22"/>
        </w:rPr>
        <w:t xml:space="preserve">, </w:t>
      </w:r>
      <w:del w:id="635" w:author="Timothy Perez" w:date="2020-06-05T17:30:00Z">
        <w:r w:rsidRPr="002F32AC" w:rsidDel="009524CF">
          <w:rPr>
            <w:szCs w:val="22"/>
          </w:rPr>
          <w:delText xml:space="preserve">and XYZ Inc.’s duty to provide security or to otherwise provide for the safe keeping of the Aircraft shall cease five (5) days after the date of the written notice to Customer to terminate or suspend the provision of Services. </w:delText>
        </w:r>
      </w:del>
      <w:ins w:id="636" w:author="Timothy Perez" w:date="2020-06-05T17:31:00Z">
        <w:r w:rsidR="009524CF">
          <w:rPr>
            <w:szCs w:val="22"/>
          </w:rPr>
          <w:t xml:space="preserve">(2) </w:t>
        </w:r>
      </w:ins>
      <w:r w:rsidRPr="002F32AC">
        <w:rPr>
          <w:szCs w:val="22"/>
        </w:rPr>
        <w:t>MRO shall have no duty to maintain the Aircraft, its systems or components after such advice, unless Customer and MRO agree otherwise in writing and Customer pays MRO for such Services within three (3) days of Customer being invoiced for same</w:t>
      </w:r>
      <w:ins w:id="637" w:author="Timothy Perez" w:date="2020-06-05T17:31:00Z">
        <w:r w:rsidR="009524CF">
          <w:rPr>
            <w:szCs w:val="22"/>
          </w:rPr>
          <w:t xml:space="preserve"> and (3)</w:t>
        </w:r>
      </w:ins>
      <w:del w:id="638" w:author="Timothy Perez" w:date="2020-06-05T17:31:00Z">
        <w:r w:rsidRPr="002F32AC" w:rsidDel="009524CF">
          <w:rPr>
            <w:szCs w:val="22"/>
          </w:rPr>
          <w:delText>. Upon termination,</w:delText>
        </w:r>
      </w:del>
      <w:r w:rsidRPr="002F32AC">
        <w:rPr>
          <w:szCs w:val="22"/>
        </w:rPr>
        <w:t xml:space="preserve"> MRO may, in its sole discretion, issue a Re-Delivery </w:t>
      </w:r>
      <w:ins w:id="639" w:author="Timothy Perez" w:date="2020-06-05T17:31:00Z">
        <w:r w:rsidR="009524CF">
          <w:rPr>
            <w:szCs w:val="22"/>
          </w:rPr>
          <w:t>Notice</w:t>
        </w:r>
      </w:ins>
      <w:del w:id="640" w:author="Timothy Perez" w:date="2020-06-05T17:31:00Z">
        <w:r w:rsidRPr="002F32AC" w:rsidDel="009524CF">
          <w:rPr>
            <w:szCs w:val="22"/>
          </w:rPr>
          <w:delText>Advice</w:delText>
        </w:r>
      </w:del>
      <w:r w:rsidRPr="002F32AC">
        <w:rPr>
          <w:szCs w:val="22"/>
        </w:rPr>
        <w:t>, in which case the provisions of Section 5.2 and 3.</w:t>
      </w:r>
      <w:r w:rsidR="00E7003D">
        <w:rPr>
          <w:szCs w:val="22"/>
        </w:rPr>
        <w:t>7</w:t>
      </w:r>
      <w:r w:rsidR="00E7003D" w:rsidRPr="002F32AC">
        <w:rPr>
          <w:szCs w:val="22"/>
        </w:rPr>
        <w:t xml:space="preserve"> </w:t>
      </w:r>
      <w:r w:rsidRPr="002F32AC">
        <w:rPr>
          <w:szCs w:val="22"/>
        </w:rPr>
        <w:t>shall control, even if the Services are not complete and, as result, the Aircraft is not airworthy or cannot be moved.</w:t>
      </w:r>
      <w:ins w:id="641" w:author="Timothy Perez" w:date="2020-06-05T17:31:00Z">
        <w:r w:rsidR="009524CF">
          <w:rPr>
            <w:szCs w:val="22"/>
          </w:rPr>
          <w:t xml:space="preserve">  Upon a termination where C</w:t>
        </w:r>
      </w:ins>
      <w:ins w:id="642" w:author="Timothy Perez" w:date="2020-06-05T17:32:00Z">
        <w:r w:rsidR="009524CF">
          <w:rPr>
            <w:szCs w:val="22"/>
          </w:rPr>
          <w:t xml:space="preserve">JI </w:t>
        </w:r>
      </w:ins>
      <w:ins w:id="643" w:author="Timothy Perez" w:date="2020-06-05T17:31:00Z">
        <w:r w:rsidR="009524CF">
          <w:rPr>
            <w:szCs w:val="22"/>
          </w:rPr>
          <w:t xml:space="preserve">is the Defaulting Party, </w:t>
        </w:r>
      </w:ins>
      <w:ins w:id="644" w:author="Timothy Perez" w:date="2020-06-05T17:32:00Z">
        <w:r w:rsidR="009524CF">
          <w:rPr>
            <w:szCs w:val="22"/>
          </w:rPr>
          <w:t xml:space="preserve">upon Customer’s demand in its sole discretion delivered to XYZ Inc., XYZ Inc. shall </w:t>
        </w:r>
      </w:ins>
      <w:ins w:id="645" w:author="Timothy Perez" w:date="2020-06-05T17:33:00Z">
        <w:r w:rsidR="009524CF">
          <w:rPr>
            <w:szCs w:val="22"/>
          </w:rPr>
          <w:t xml:space="preserve">as soon as possible </w:t>
        </w:r>
      </w:ins>
      <w:ins w:id="646" w:author="Timothy Perez" w:date="2020-06-05T17:34:00Z">
        <w:r w:rsidR="009524CF">
          <w:rPr>
            <w:szCs w:val="22"/>
          </w:rPr>
          <w:t>redeliver the Aircraft and all related Engines and Components for removal by Customer from the Service Center, at the cost of XYZ Inc..</w:t>
        </w:r>
      </w:ins>
    </w:p>
    <w:p w14:paraId="49D4EBD9" w14:textId="4411D9AC" w:rsidR="004238F2" w:rsidRPr="002F32AC" w:rsidRDefault="004238F2" w:rsidP="004238F2">
      <w:pPr>
        <w:pStyle w:val="Heading2"/>
        <w:ind w:left="0" w:firstLine="720"/>
        <w:rPr>
          <w:szCs w:val="22"/>
        </w:rPr>
      </w:pPr>
      <w:r w:rsidRPr="002F32AC">
        <w:rPr>
          <w:szCs w:val="22"/>
          <w:u w:val="none"/>
        </w:rPr>
        <w:t>Nonexclusive Remedy</w:t>
      </w:r>
      <w:r w:rsidRPr="002F32AC">
        <w:rPr>
          <w:szCs w:val="22"/>
        </w:rPr>
        <w:t xml:space="preserve">.  Termination and suspension are not the sole remedies available to </w:t>
      </w:r>
      <w:ins w:id="647" w:author="Timothy Perez" w:date="2020-06-05T17:35:00Z">
        <w:r w:rsidR="009524CF">
          <w:rPr>
            <w:szCs w:val="22"/>
          </w:rPr>
          <w:t>a non-Defaulting Party</w:t>
        </w:r>
      </w:ins>
      <w:del w:id="648" w:author="Timothy Perez" w:date="2020-06-05T17:35:00Z">
        <w:r w:rsidRPr="002F32AC" w:rsidDel="009524CF">
          <w:rPr>
            <w:szCs w:val="22"/>
          </w:rPr>
          <w:delText>XYZ Inc.</w:delText>
        </w:r>
      </w:del>
      <w:r w:rsidRPr="002F32AC">
        <w:rPr>
          <w:szCs w:val="22"/>
        </w:rPr>
        <w:t xml:space="preserve">.  Rather, in the event of a breach of the Service Agreement or this GTA, </w:t>
      </w:r>
      <w:ins w:id="649" w:author="Timothy Perez" w:date="2020-06-05T17:35:00Z">
        <w:r w:rsidR="009524CF">
          <w:rPr>
            <w:szCs w:val="22"/>
          </w:rPr>
          <w:t>the non-Defaulting Party</w:t>
        </w:r>
      </w:ins>
      <w:del w:id="650" w:author="Timothy Perez" w:date="2020-06-05T17:35:00Z">
        <w:r w:rsidRPr="002F32AC" w:rsidDel="009524CF">
          <w:rPr>
            <w:szCs w:val="22"/>
          </w:rPr>
          <w:delText>XYZ Inc.</w:delText>
        </w:r>
      </w:del>
      <w:r w:rsidRPr="002F32AC">
        <w:rPr>
          <w:szCs w:val="22"/>
        </w:rPr>
        <w:t xml:space="preserve"> shall have all remedies available to it under general law, in addition to those contained herein.</w:t>
      </w:r>
    </w:p>
    <w:p w14:paraId="0868B13D" w14:textId="77777777" w:rsidR="004238F2" w:rsidRPr="002F32AC" w:rsidRDefault="004238F2" w:rsidP="004238F2">
      <w:pPr>
        <w:pStyle w:val="StyleHeading1Before0pt"/>
        <w:rPr>
          <w:sz w:val="22"/>
          <w:szCs w:val="22"/>
        </w:rPr>
      </w:pPr>
      <w:r w:rsidRPr="002F32AC">
        <w:rPr>
          <w:sz w:val="22"/>
          <w:szCs w:val="22"/>
        </w:rPr>
        <w:t>NOTICES</w:t>
      </w:r>
    </w:p>
    <w:p w14:paraId="336416A0" w14:textId="79216AAD"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shall be in writing.  Notices to MRO are only effective if sent via email and via recognized overnight courier to MRO Inc., Attn: President,  , , Dover, DE , Email: jbloggs@mro.com otices to Customer shall be effective if sent to the address set forth above to such address specified in any applicable Service Agreement,  to such other notice address as  designates by written notice to .  If given by mail, a notice shall be effective three business days after mailing.  A business day is any day other than a Saturday, Sunday, or legal holiday.  Any notice given by other means shall be effective upon delivery to any location where  or its employees regularly engage in business or upon actual delivery to any Customer Representative.  Avoidance or refusal to accept delivery of a notice sent via a courier, overnight delivery service, or USPS shall constitute delivery.  </w:t>
      </w:r>
      <w:r w:rsidRPr="0019341A">
        <w:rPr>
          <w:szCs w:val="22"/>
        </w:rPr>
      </w:r>
      <w:r w:rsidRPr="0019341A">
        <w:rPr>
          <w:szCs w:val="22"/>
          <w:vertAlign w:val="superscript"/>
        </w:rPr>
      </w:r>
      <w:r w:rsidRPr="0019341A">
        <w:rPr>
          <w:szCs w:val="22"/>
        </w:rPr>
      </w:r>
      <w:ins w:id="651" w:author="Timothy Perez" w:date="2020-06-05T17:36:00Z">
        <w:r w:rsidR="009524CF">
          <w:rPr>
            <w:szCs w:val="22"/>
          </w:rPr>
          <w:fldChar w:fldCharType="begin"/>
        </w:r>
        <w:r w:rsidR="009524CF">
          <w:rPr>
            <w:szCs w:val="22"/>
          </w:rPr>
          <w:instrText xml:space="preserve"> HYPERLINK "mailto:</w:instrText>
        </w:r>
      </w:ins>
      <w:r w:rsidR="009524CF" w:rsidRPr="0019341A">
        <w:rPr>
          <w:szCs w:val="22"/>
        </w:rPr>
      </w:r>
      <w:ins w:id="652" w:author="Timothy Perez" w:date="2020-06-05T17:36:00Z">
        <w:r w:rsidR="009524CF">
          <w:rPr>
            <w:szCs w:val="22"/>
          </w:rPr>
          <w:instrText xml:space="preserve">" </w:instrText>
        </w:r>
        <w:r w:rsidR="009524CF">
          <w:rPr>
            <w:szCs w:val="22"/>
          </w:rPr>
          <w:fldChar w:fldCharType="separate"/>
        </w:r>
      </w:ins>
      <w:r w:rsidR="009524CF" w:rsidRPr="00D4642E">
        <w:rPr>
          <w:rStyle w:val="Hyperlink"/>
          <w:szCs w:val="22"/>
        </w:rPr>
      </w:r>
      <w:ins w:id="653" w:author="Timothy Perez" w:date="2020-06-05T17:36:00Z">
        <w:r w:rsidR="009524CF">
          <w:rPr>
            <w:szCs w:val="22"/>
          </w:rPr>
          <w:fldChar w:fldCharType="end"/>
        </w:r>
        <w:r w:rsidR="009524CF">
          <w:rPr>
            <w:szCs w:val="22"/>
          </w:rPr>
          <w:t>, and</w:t>
        </w:r>
      </w:ins>
      <w:del w:id="654" w:author="Timothy Perez" w:date="2020-06-05T17:36:00Z">
        <w:r w:rsidRPr="0019341A" w:rsidDel="009524CF">
          <w:rPr>
            <w:szCs w:val="22"/>
          </w:rPr>
          <w:delText xml:space="preserve">. </w:delText>
        </w:r>
      </w:del>
      <w:r w:rsidRPr="0019341A">
        <w:rPr>
          <w:szCs w:val="22"/>
        </w:rPr>
      </w:r>
      <w:del w:id="655" w:author="Timothy Perez" w:date="2020-06-05T17:36:00Z">
        <w:r w:rsidRPr="0019341A" w:rsidDel="009524CF">
          <w:rPr>
            <w:szCs w:val="22"/>
          </w:rPr>
          <w:delText>N</w:delText>
        </w:r>
      </w:del>
      <w:ins w:id="656" w:author="Timothy Perez" w:date="2020-06-05T17:37:00Z">
        <w:r w:rsidR="009524CF">
          <w:rPr>
            <w:szCs w:val="22"/>
          </w:rPr>
          <w:t>n</w:t>
        </w:r>
      </w:ins>
      <w:r w:rsidRPr="0019341A">
        <w:rPr>
          <w:szCs w:val="22"/>
        </w:rPr>
      </w:r>
      <w:r w:rsidR="0019341A" w:rsidRPr="0019341A">
        <w:rPr>
          <w:szCs w:val="22"/>
        </w:rPr>
      </w:r>
      <w:ins w:id="657" w:author="Timothy Perez" w:date="2020-06-05T17:37:00Z">
        <w:r w:rsidR="009524CF" w:rsidRPr="0019341A">
          <w:rPr>
            <w:szCs w:val="22"/>
          </w:rPr>
          <w:t xml:space="preserve">via email and via recognized overnight courier </w:t>
        </w:r>
      </w:ins>
      <w:r w:rsidR="0019341A" w:rsidRPr="0019341A">
        <w:rPr>
          <w:szCs w:val="22"/>
        </w:rPr>
      </w:r>
      <w:del w:id="658" w:author="Timothy Perez" w:date="2020-06-05T17:37:00Z">
        <w:r w:rsidR="0019341A" w:rsidRPr="0019341A" w:rsidDel="009524CF">
          <w:rPr>
            <w:szCs w:val="22"/>
          </w:rPr>
          <w:delText>,</w:delText>
        </w:r>
      </w:del>
      <w:r w:rsidR="0019341A" w:rsidRPr="0019341A">
        <w:rPr>
          <w:szCs w:val="22"/>
        </w:rPr>
      </w:r>
      <w:ins w:id="659" w:author="Timothy Perez" w:date="2020-06-05T17:37:00Z">
        <w:r w:rsidR="009524CF">
          <w:rPr>
            <w:szCs w:val="22"/>
          </w:rPr>
          <w:t xml:space="preserve">or </w:t>
        </w:r>
      </w:ins>
      <w:r w:rsidR="0019341A" w:rsidRPr="0019341A">
        <w:rPr>
          <w:szCs w:val="22"/>
        </w:rPr>
      </w:r>
      <w:ins w:id="660" w:author="Timothy Perez" w:date="2020-06-05T17:37:00Z">
        <w:r w:rsidR="009524CF">
          <w:rPr>
            <w:szCs w:val="22"/>
          </w:rPr>
          <w:t xml:space="preserve">other </w:t>
        </w:r>
      </w:ins>
      <w:r w:rsidR="0019341A" w:rsidRPr="0019341A">
        <w:rPr>
          <w:szCs w:val="22"/>
        </w:rPr>
      </w:r>
      <w:ins w:id="661" w:author="Timothy Perez" w:date="2020-06-05T17:37:00Z">
        <w:r w:rsidR="009524CF">
          <w:rPr>
            <w:szCs w:val="22"/>
          </w:rPr>
          <w:t>and in each case,</w:t>
        </w:r>
      </w:ins>
      <w:del w:id="662" w:author="Timothy Perez" w:date="2020-06-05T17:37:00Z">
        <w:r w:rsidR="0019341A" w:rsidRPr="0019341A" w:rsidDel="009524CF">
          <w:rPr>
            <w:szCs w:val="22"/>
          </w:rPr>
          <w:delText>or</w:delText>
        </w:r>
      </w:del>
      <w:r w:rsidR="0019341A" w:rsidRPr="0019341A">
        <w:rPr>
          <w:szCs w:val="22"/>
        </w:rPr>
      </w:r>
      <w:ins w:id="663" w:author="Timothy Perez" w:date="2020-06-05T17:37:00Z">
        <w:r w:rsidR="009524CF">
          <w:rPr>
            <w:szCs w:val="22"/>
          </w:rPr>
          <w:t>a party</w:t>
        </w:r>
      </w:ins>
      <w:del w:id="664" w:author="Timothy Perez" w:date="2020-06-05T17:37:00Z">
        <w:r w:rsidR="0019341A" w:rsidRPr="0019341A" w:rsidDel="009524CF">
          <w:rPr>
            <w:szCs w:val="22"/>
          </w:rPr>
          <w:delText>Customer</w:delText>
        </w:r>
      </w:del>
      <w:r w:rsidR="0019341A" w:rsidRPr="0019341A">
        <w:rPr>
          <w:szCs w:val="22"/>
        </w:rPr>
      </w:r>
      <w:ins w:id="665" w:author="Timothy Perez" w:date="2020-06-05T17:37:00Z">
        <w:r w:rsidR="009524CF">
          <w:rPr>
            <w:szCs w:val="22"/>
          </w:rPr>
          <w:t xml:space="preserve">the other </w:t>
        </w:r>
      </w:ins>
      <w:ins w:id="666" w:author="Timothy Perez" w:date="2020-06-05T17:38:00Z">
        <w:r w:rsidR="009524CF">
          <w:rPr>
            <w:szCs w:val="22"/>
          </w:rPr>
          <w:t>party</w:t>
        </w:r>
      </w:ins>
      <w:del w:id="667" w:author="Timothy Perez" w:date="2020-06-05T17:38:00Z">
        <w:r w:rsidR="0019341A" w:rsidRPr="0019341A" w:rsidDel="009524CF">
          <w:rPr>
            <w:szCs w:val="22"/>
          </w:rPr>
          <w:delText>XYZ Inc.</w:delText>
        </w:r>
      </w:del>
      <w:r w:rsidR="0019341A" w:rsidRPr="0019341A">
        <w:rPr>
          <w:szCs w:val="22"/>
        </w:rPr>
      </w:r>
      <w:ins w:id="668" w:author="Timothy Perez" w:date="2020-06-05T17:38:00Z">
        <w:r w:rsidR="009524CF">
          <w:rPr>
            <w:szCs w:val="22"/>
          </w:rPr>
          <w:t xml:space="preserve"> in each party’s respective locations</w:t>
        </w:r>
      </w:ins>
      <w:r w:rsidR="0019341A" w:rsidRPr="0019341A">
        <w:rPr>
          <w:szCs w:val="22"/>
        </w:rPr>
      </w:r>
      <w:ins w:id="669" w:author="Timothy Perez" w:date="2020-06-05T17:38:00Z">
        <w:r w:rsidR="00A0201D">
          <w:rPr>
            <w:szCs w:val="22"/>
          </w:rPr>
          <w:t>the receiving party</w:t>
        </w:r>
      </w:ins>
      <w:del w:id="670" w:author="Timothy Perez" w:date="2020-06-05T17:38:00Z">
        <w:r w:rsidR="0019341A" w:rsidRPr="0019341A" w:rsidDel="00A0201D">
          <w:rPr>
            <w:szCs w:val="22"/>
          </w:rPr>
          <w:delText>Customer</w:delText>
        </w:r>
      </w:del>
      <w:r w:rsidR="0019341A" w:rsidRPr="0019341A">
        <w:rPr>
          <w:szCs w:val="22"/>
        </w:rPr>
      </w:r>
      <w:ins w:id="671" w:author="Timothy Perez" w:date="2020-06-05T17:38:00Z">
        <w:r w:rsidR="00A0201D">
          <w:rPr>
            <w:szCs w:val="22"/>
          </w:rPr>
          <w:t>, in the case of Customer,</w:t>
        </w:r>
      </w:ins>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7BAE79DB" w:rsidR="00FF7827" w:rsidRDefault="004238F2" w:rsidP="004238F2">
      <w:pPr>
        <w:pStyle w:val="Heading2"/>
        <w:ind w:left="0" w:firstLine="720"/>
        <w:rPr>
          <w:szCs w:val="22"/>
        </w:rPr>
      </w:pPr>
      <w:r w:rsidRPr="0019341A">
        <w:rPr>
          <w:szCs w:val="22"/>
          <w:u w:val="none"/>
        </w:rPr>
        <w:t>Jurisdiction and Governing Law</w:t>
      </w:r>
      <w:r w:rsidRPr="0019341A">
        <w:rPr>
          <w:szCs w:val="22"/>
        </w:rPr>
        <w:t>.  This GTA</w:t>
      </w:r>
      <w:r w:rsidRPr="00FF7827">
        <w:rPr>
          <w:szCs w:val="22"/>
        </w:rPr>
        <w:t xml:space="preserve"> and </w:t>
      </w:r>
      <w:ins w:id="672" w:author="Timothy Perez" w:date="2020-06-05T17:39:00Z">
        <w:r w:rsidR="00A0201D">
          <w:rPr>
            <w:szCs w:val="22"/>
          </w:rPr>
          <w:t>each Service Agreement</w:t>
        </w:r>
      </w:ins>
      <w:del w:id="673" w:author="Timothy Perez" w:date="2020-06-05T17:39:00Z">
        <w:r w:rsidRPr="00FF7827" w:rsidDel="00A0201D">
          <w:rPr>
            <w:szCs w:val="22"/>
          </w:rPr>
          <w:delText>all other agreements between the parties</w:delText>
        </w:r>
      </w:del>
      <w:r w:rsidRPr="00FF7827">
        <w:rPr>
          <w:szCs w:val="22"/>
        </w:rPr>
        <w:t xml:space="preserve"> shall be construed in accordance with the substantive laws of the State of Delaware, choice of law provisions to the contrary notwithstanding.  All disputes between MRO and </w:t>
      </w:r>
      <w:r w:rsidRPr="00FF7827">
        <w:rPr>
          <w:szCs w:val="22"/>
        </w:rPr>
        <w:t xml:space="preserve">Customer in any way related to the Aircraft, Engine, any Service Agreement, this GTA or the Services (a “Dispute”) shall be resolved only as follows and in no other manner and before no other tribunal: (i)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ins w:id="674" w:author="Timothy Perez" w:date="2020-06-05T17:41:00Z">
        <w:r w:rsidR="00A0201D">
          <w:rPr>
            <w:szCs w:val="22"/>
          </w:rPr>
          <w:t>each party</w:t>
        </w:r>
      </w:ins>
      <w:del w:id="675" w:author="Timothy Perez" w:date="2020-06-05T17:41:00Z">
        <w:r w:rsidRPr="00FF7827" w:rsidDel="00A0201D">
          <w:rPr>
            <w:szCs w:val="22"/>
          </w:rPr>
          <w:delText>Customer</w:delText>
        </w:r>
      </w:del>
      <w:r w:rsidRPr="00FF7827">
        <w:rPr>
          <w:szCs w:val="22"/>
        </w:rPr>
        <w:t xml:space="preserve"> acknowledges that </w:t>
      </w:r>
      <w:ins w:id="676" w:author="Timothy Perez" w:date="2020-06-05T17:40:00Z">
        <w:r w:rsidR="00A0201D">
          <w:rPr>
            <w:szCs w:val="22"/>
          </w:rPr>
          <w:t>XYZ Inc.’s</w:t>
        </w:r>
      </w:ins>
      <w:del w:id="677" w:author="Timothy Perez" w:date="2020-06-05T17:40:00Z">
        <w:r w:rsidRPr="00FF7827" w:rsidDel="00A0201D">
          <w:rPr>
            <w:szCs w:val="22"/>
          </w:rPr>
          <w:delText>the</w:delText>
        </w:r>
      </w:del>
      <w:r w:rsidRPr="00FF7827">
        <w:rPr>
          <w:szCs w:val="22"/>
        </w:rPr>
        <w:t xml:space="preserve"> co</w:t>
      </w:r>
      <w:r w:rsidR="007F41EA">
        <w:rPr>
          <w:szCs w:val="22"/>
        </w:rPr>
        <w:t xml:space="preserve">rporate headquarters </w:t>
      </w:r>
      <w:del w:id="678" w:author="Timothy Perez" w:date="2020-06-05T17:41:00Z">
        <w:r w:rsidR="007F41EA" w:rsidDel="00A0201D">
          <w:rPr>
            <w:szCs w:val="22"/>
          </w:rPr>
          <w:delText>of both XYZ Inc. companies </w:delText>
        </w:r>
        <w:r w:rsidRPr="00FF7827" w:rsidDel="00A0201D">
          <w:rPr>
            <w:szCs w:val="22"/>
          </w:rPr>
          <w:delText xml:space="preserve"/>
        </w:r>
      </w:del>
      <w:r w:rsidRPr="00FF7827">
        <w:rPr>
          <w:szCs w:val="22"/>
        </w:rPr>
        <w:t>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r w:rsidRPr="00FF7827">
        <w:rPr>
          <w:szCs w:val="22"/>
          <w:u w:val="none"/>
        </w:rPr>
        <w:t>Severability.</w:t>
      </w:r>
      <w:r w:rsidRPr="00FF7827">
        <w:rPr>
          <w:szCs w:val="22"/>
        </w:rPr>
        <w:t xml:space="preserve"> If any portion of this GTA</w:t>
      </w:r>
      <w:ins w:id="679" w:author="Timothy Perez" w:date="2020-06-05T17:42:00Z">
        <w:r w:rsidR="00A0201D">
          <w:rPr>
            <w:szCs w:val="22"/>
          </w:rPr>
          <w:t xml:space="preserve"> or the Service Agreement</w:t>
        </w:r>
      </w:ins>
      <w:r w:rsidRPr="00FF7827">
        <w:rPr>
          <w:szCs w:val="22"/>
        </w:rPr>
        <w:t xml:space="preserve"> shall be determined to be in violation of or contrary to any law, rule, or regulation by a court of competent jurisdiction, then that portion shall be unenforceable.  However, the balance of this GTA </w:t>
      </w:r>
      <w:ins w:id="680" w:author="Timothy Perez" w:date="2020-06-05T17:42:00Z">
        <w:r w:rsidR="00A0201D">
          <w:rPr>
            <w:szCs w:val="22"/>
          </w:rPr>
          <w:t xml:space="preserve">of the Service Agreement </w:t>
        </w:r>
      </w:ins>
      <w:r w:rsidRPr="00FF7827">
        <w:rPr>
          <w:szCs w:val="22"/>
        </w:rPr>
        <w:t>shall remain in full force and effect notwithstanding the unenforceability of said portion.</w:t>
      </w:r>
    </w:p>
    <w:p w14:paraId="36367AC5" w14:textId="7E2FD7DE" w:rsidR="00FF7827" w:rsidRDefault="004238F2" w:rsidP="00380F0D">
      <w:pPr>
        <w:pStyle w:val="Heading2"/>
        <w:spacing w:after="120"/>
        <w:ind w:left="0" w:firstLine="720"/>
        <w:rPr>
          <w:szCs w:val="22"/>
        </w:rPr>
      </w:pPr>
      <w:r w:rsidRPr="002F32AC">
        <w:rPr>
          <w:szCs w:val="22"/>
          <w:u w:val="none"/>
        </w:rPr>
        <w:t>Attorneys</w:t>
      </w:r>
      <w:r w:rsidR="00E7003D">
        <w:rPr>
          <w:szCs w:val="22"/>
          <w:u w:val="none"/>
        </w:rPr>
        <w:t>’</w:t>
      </w:r>
      <w:r w:rsidRPr="002F32AC">
        <w:rPr>
          <w:szCs w:val="22"/>
          <w:u w:val="none"/>
        </w:rPr>
        <w:t xml:space="preserve"> Fees.</w:t>
      </w:r>
      <w:r w:rsidRPr="002F32AC">
        <w:rPr>
          <w:szCs w:val="22"/>
        </w:rPr>
        <w:t xml:space="preserve">  In the event either of the parties hereto retains counsel or commences a legal proceeding to enforce any of the provisions of this GTA</w:t>
      </w:r>
      <w:ins w:id="681" w:author="Timothy Perez" w:date="2020-06-05T17:42:00Z">
        <w:r w:rsidR="00A0201D">
          <w:rPr>
            <w:szCs w:val="22"/>
          </w:rPr>
          <w:t xml:space="preserve"> or the Service Agreement</w:t>
        </w:r>
      </w:ins>
      <w:r w:rsidRPr="002F32AC">
        <w:rPr>
          <w:szCs w:val="22"/>
        </w:rPr>
        <w:t xml:space="preserve">, the prevailing party in such legal proceeding shall be entitled to recover all of its reasonable costs, expenses and 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755D8E56" w:rsidR="004238F2" w:rsidRPr="002F32AC" w:rsidRDefault="004238F2" w:rsidP="004238F2">
      <w:pPr>
        <w:pStyle w:val="Heading2"/>
        <w:ind w:left="0" w:firstLine="720"/>
        <w:rPr>
          <w:szCs w:val="22"/>
        </w:rPr>
      </w:pPr>
      <w:r w:rsidRPr="002F32AC">
        <w:rPr>
          <w:szCs w:val="22"/>
          <w:u w:val="none"/>
        </w:rPr>
        <w:t>Assignments.</w:t>
      </w:r>
      <w:r w:rsidRPr="002F32AC">
        <w:rPr>
          <w:szCs w:val="22"/>
        </w:rPr>
        <w:t xml:space="preserve"> </w:t>
      </w:r>
      <w:ins w:id="682" w:author="Timothy Perez" w:date="2020-06-05T17:43:00Z">
        <w:r w:rsidR="00A0201D">
          <w:rPr>
            <w:szCs w:val="22"/>
          </w:rPr>
          <w:t xml:space="preserve">Neither </w:t>
        </w:r>
      </w:ins>
      <w:del w:id="683" w:author="Timothy Perez" w:date="2020-06-05T17:43:00Z">
        <w:r w:rsidRPr="002F32AC" w:rsidDel="00A0201D">
          <w:rPr>
            <w:szCs w:val="22"/>
          </w:rPr>
          <w:delText>T</w:delText>
        </w:r>
      </w:del>
      <w:ins w:id="684" w:author="Timothy Perez" w:date="2020-06-05T17:43:00Z">
        <w:r w:rsidR="00A0201D">
          <w:rPr>
            <w:szCs w:val="22"/>
          </w:rPr>
          <w:t>t</w:t>
        </w:r>
      </w:ins>
      <w:r w:rsidRPr="002F32AC">
        <w:rPr>
          <w:szCs w:val="22"/>
        </w:rPr>
        <w:t xml:space="preserve">his GTA </w:t>
      </w:r>
      <w:ins w:id="685" w:author="Timothy Perez" w:date="2020-06-05T17:43:00Z">
        <w:r w:rsidR="00A0201D">
          <w:rPr>
            <w:szCs w:val="22"/>
          </w:rPr>
          <w:t xml:space="preserve">nor the Service Agreement </w:t>
        </w:r>
      </w:ins>
      <w:r w:rsidRPr="002F32AC">
        <w:rPr>
          <w:szCs w:val="22"/>
        </w:rPr>
        <w:t>shall</w:t>
      </w:r>
      <w:del w:id="686" w:author="Timothy Perez" w:date="2020-06-05T17:43:00Z">
        <w:r w:rsidRPr="002F32AC" w:rsidDel="00A0201D">
          <w:rPr>
            <w:szCs w:val="22"/>
          </w:rPr>
          <w:delText xml:space="preserve"> not</w:delText>
        </w:r>
      </w:del>
      <w:r w:rsidRPr="002F32AC">
        <w:rPr>
          <w:szCs w:val="22"/>
        </w:rPr>
        <w:t xml:space="preserve"> be assigned by either party without the prior written consent of the other party.</w:t>
      </w:r>
    </w:p>
    <w:p w14:paraId="12E5BABF" w14:textId="37661884" w:rsidR="004238F2" w:rsidRPr="002F32AC" w:rsidRDefault="004238F2">
      <w:pPr>
        <w:pStyle w:val="Heading2"/>
        <w:spacing w:after="120"/>
        <w:ind w:left="0" w:firstLine="720"/>
        <w:rPr>
          <w:szCs w:val="22"/>
        </w:rPr>
        <w:pPrChange w:id="687" w:author="Timothy Perez" w:date="2020-06-05T17:44:00Z">
          <w:pPr>
            <w:pStyle w:val="Heading2"/>
            <w:spacing w:after="0"/>
            <w:ind w:left="0" w:firstLine="720"/>
          </w:pPr>
        </w:pPrChange>
      </w:pPr>
      <w:r w:rsidRPr="002F32AC">
        <w:rPr>
          <w:szCs w:val="22"/>
          <w:u w:val="none"/>
        </w:rPr>
        <w:t xml:space="preserve">No Third Party Beneficiaries.  It is specifically not the intent of MRO or Customer to establish a third party </w:t>
      </w:r>
      <w:r w:rsidRPr="002F32AC">
        <w:rPr>
          <w:szCs w:val="22"/>
        </w:rPr>
      </w:r>
      <w:r w:rsidRPr="002F32AC">
        <w:rPr>
          <w:b/>
          <w:szCs w:val="22"/>
        </w:rPr>
      </w:r>
      <w:r w:rsidRPr="002F32AC">
        <w:rPr>
          <w:szCs w:val="22"/>
        </w:rPr>
      </w:r>
      <w:ins w:id="688" w:author="Timothy Perez" w:date="2020-06-05T17:43:00Z">
        <w:r w:rsidR="00A0201D">
          <w:rPr>
            <w:szCs w:val="22"/>
          </w:rPr>
          <w:t xml:space="preserve">, except with respect to the other indemnitees under </w:t>
        </w:r>
      </w:ins>
      <w:ins w:id="689" w:author="Timothy Perez" w:date="2020-06-05T17:44:00Z">
        <w:r w:rsidR="00A0201D">
          <w:rPr>
            <w:szCs w:val="22"/>
          </w:rPr>
          <w:t>§8.2 and 8.3</w:t>
        </w:r>
      </w:ins>
      <w:r w:rsidRPr="002F32AC">
        <w:rPr>
          <w:szCs w:val="22"/>
        </w:rPr>
      </w:r>
      <w:ins w:id="690" w:author="Timothy Perez" w:date="2020-06-05T17:44:00Z">
        <w:r w:rsidR="00A0201D">
          <w:rPr>
            <w:szCs w:val="22"/>
          </w:rPr>
          <w:t xml:space="preserve">other </w:t>
        </w:r>
      </w:ins>
      <w:r w:rsidRPr="002F32AC">
        <w:rPr>
          <w:szCs w:val="22"/>
        </w:rPr>
      </w:r>
    </w:p>
    <w:p w14:paraId="1239F75F" w14:textId="77777777" w:rsidR="004238F2" w:rsidRPr="002F32AC" w:rsidRDefault="004238F2" w:rsidP="004238F2">
      <w:pPr>
        <w:pStyle w:val="Heading2"/>
        <w:ind w:left="0" w:firstLine="720"/>
        <w:rPr>
          <w:szCs w:val="22"/>
        </w:rPr>
      </w:pPr>
      <w:r w:rsidRPr="002F32AC">
        <w:rPr>
          <w:szCs w:val="22"/>
          <w:u w:val="none"/>
        </w:rPr>
        <w:t>Entire Agreement.</w:t>
      </w:r>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r w:rsidRPr="002F32AC">
        <w:rPr>
          <w:szCs w:val="22"/>
          <w:u w:val="none"/>
        </w:rPr>
        <w:t>Additional Documentation.</w:t>
      </w:r>
      <w:r w:rsidRPr="002F32AC">
        <w:rPr>
          <w:szCs w:val="22"/>
        </w:rPr>
        <w:t xml:space="preserve"> The parties agree to cooperate with each other and execute such additional documentation as may reasonably be required to carry out and give effect to this GTA</w:t>
      </w:r>
      <w:ins w:id="691" w:author="Timothy Perez" w:date="2020-06-05T17:45:00Z">
        <w:r w:rsidR="00A0201D">
          <w:rPr>
            <w:szCs w:val="22"/>
          </w:rPr>
          <w:t xml:space="preserve"> and the Service Agreement</w:t>
        </w:r>
      </w:ins>
      <w:r w:rsidRPr="002F32AC">
        <w:rPr>
          <w:szCs w:val="22"/>
        </w:rPr>
        <w:t>.</w:t>
      </w:r>
    </w:p>
    <w:p w14:paraId="18E3BE01" w14:textId="77777777" w:rsidR="004238F2" w:rsidRPr="002F32AC" w:rsidRDefault="004238F2" w:rsidP="004238F2">
      <w:pPr>
        <w:pStyle w:val="Heading2"/>
        <w:ind w:left="0" w:firstLine="720"/>
        <w:rPr>
          <w:szCs w:val="22"/>
        </w:rPr>
      </w:pPr>
      <w:r w:rsidRPr="002F32AC">
        <w:rPr>
          <w:szCs w:val="22"/>
          <w:u w:val="none"/>
        </w:rPr>
        <w:t>Headings and References.</w:t>
      </w:r>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r w:rsidRPr="002F32AC">
        <w:rPr>
          <w:szCs w:val="22"/>
          <w:u w:val="none"/>
        </w:rPr>
        <w:t>Counterparts &amp; Facsimile or Email Execution.</w:t>
      </w:r>
      <w:r w:rsidRPr="002F32AC">
        <w:rPr>
          <w:szCs w:val="22"/>
        </w:rPr>
        <w:t xml:space="preserve">  This GTA or any applicable Service Agreement may be executed in one or more counterparts, each of which shall be deemed as an original, </w:t>
      </w:r>
      <w:r w:rsidRPr="002F32AC">
        <w:rPr>
          <w:szCs w:val="22"/>
        </w:rPr>
        <w:lastRenderedPageBreak/>
        <w:t>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Del="00A0201D" w:rsidRDefault="004238F2" w:rsidP="00380F0D">
      <w:pPr>
        <w:pStyle w:val="Heading2"/>
        <w:spacing w:after="120"/>
        <w:ind w:left="0" w:firstLine="720"/>
        <w:rPr>
          <w:del w:id="692" w:author="Timothy Perez" w:date="2020-06-05T17:45:00Z"/>
          <w:szCs w:val="22"/>
        </w:rPr>
      </w:pPr>
      <w:del w:id="693" w:author="Timothy Perez" w:date="2020-06-05T17:45:00Z">
        <w:r w:rsidRPr="002F32AC" w:rsidDel="00A0201D">
          <w:rPr>
            <w:szCs w:val="22"/>
            <w:u w:val="single"/>
          </w:rPr>
          <w:delText>Non-Solicitation.  At all times that Services are being performed by XYZ Inc.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XYZ Inc. makes in selecting, hiring and training the XYZ Inc. Employees, and in light of the difficulty in proving actual damages in the event of a breach of this Section 13.11, Customer agrees that if it breaches this Section 13.11, it shall pay XYZ Inc. liquidated damages equal to 75% of the greater of (i) the annualized salary the XYZ Inc. Employee last earned while working for or with XYZ Inc., or (ii) the annualized salary offered or actually paid to XYZ Inc. Employee by Customer or the person or entity for whom Customer was indirectly seeking to employ the XYZ Inc. Employee.  The terms “employ” or “employment” as used in this paragraph shall include retention as an independent contractor.</w:delText>
        </w:r>
        <w:r w:rsidRPr="002F32AC" w:rsidDel="00A0201D">
          <w:rPr>
            <w:szCs w:val="22"/>
          </w:rPr>
          <w:delText xml:space="preserve"/>
        </w:r>
        <w:r w:rsidR="008B3F40" w:rsidDel="00A0201D">
          <w:rPr>
            <w:szCs w:val="22"/>
          </w:rPr>
          <w:delText xml:space="preserve"/>
        </w:r>
        <w:r w:rsidR="008B3F40" w:rsidRPr="002F32AC" w:rsidDel="00A0201D">
          <w:rPr>
            <w:szCs w:val="22"/>
          </w:rPr>
          <w:delText xml:space="preserve"/>
        </w:r>
        <w:r w:rsidR="008B3F40" w:rsidDel="00A0201D">
          <w:rPr>
            <w:szCs w:val="22"/>
          </w:rPr>
          <w:delText/>
        </w:r>
        <w:r w:rsidR="008B3F40" w:rsidRPr="002F32AC" w:rsidDel="00A0201D">
          <w:rPr>
            <w:szCs w:val="22"/>
          </w:rPr>
          <w:delText xml:space="preserve"/>
        </w:r>
        <w:r w:rsidR="0019341A" w:rsidDel="00A0201D">
          <w:rPr>
            <w:szCs w:val="22"/>
          </w:rPr>
          <w:delText xml:space="preserve"/>
        </w:r>
        <w:r w:rsidR="008B3F40" w:rsidRPr="002F32AC" w:rsidDel="00A0201D">
          <w:rPr>
            <w:szCs w:val="22"/>
          </w:rPr>
          <w:delText/>
        </w:r>
        <w:r w:rsidR="008B3F40" w:rsidDel="00A0201D">
          <w:rPr>
            <w:szCs w:val="22"/>
          </w:rPr>
          <w:delText xml:space="preserve"/>
        </w:r>
        <w:r w:rsidR="008B3F40" w:rsidRPr="002F32AC" w:rsidDel="00A0201D">
          <w:rPr>
            <w:szCs w:val="22"/>
          </w:rPr>
          <w:delText xml:space="preserve"/>
        </w:r>
        <w:r w:rsidRPr="002F32AC" w:rsidDel="00A0201D">
          <w:rPr>
            <w:szCs w:val="22"/>
          </w:rPr>
          <w:delText xml:space="preserve"/>
        </w:r>
        <w:r w:rsidR="00B646E5" w:rsidRPr="002F32AC" w:rsidDel="00A0201D">
          <w:rPr>
            <w:szCs w:val="22"/>
          </w:rPr>
          <w:delText/>
        </w:r>
        <w:r w:rsidRPr="002F32AC" w:rsidDel="00A0201D">
          <w:rPr>
            <w:szCs w:val="22"/>
          </w:rPr>
          <w:delText/>
        </w:r>
      </w:del>
    </w:p>
    <w:p w14:paraId="4144580E" w14:textId="13C8AF4C" w:rsidR="004238F2" w:rsidRPr="002F32AC" w:rsidRDefault="004238F2" w:rsidP="00380F0D">
      <w:pPr>
        <w:pStyle w:val="Heading2"/>
        <w:spacing w:after="120"/>
        <w:ind w:left="0" w:firstLine="720"/>
        <w:rPr>
          <w:szCs w:val="22"/>
        </w:rPr>
      </w:pPr>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he Service Agreement shall be deemed to be the Confidential Information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ins w:id="694" w:author="Timothy Perez" w:date="2020-06-05T17:47:00Z">
        <w:r w:rsidR="00A0201D">
          <w:rPr>
            <w:szCs w:val="22"/>
          </w:rPr>
          <w:t xml:space="preserve">This GTA and </w:t>
        </w:r>
      </w:ins>
      <w:del w:id="695" w:author="Timothy Perez" w:date="2020-06-05T17:47:00Z">
        <w:r w:rsidRPr="002F32AC" w:rsidDel="00A0201D">
          <w:rPr>
            <w:szCs w:val="22"/>
          </w:rPr>
          <w:delText>T</w:delText>
        </w:r>
      </w:del>
      <w:ins w:id="696" w:author="Timothy Perez" w:date="2020-06-05T17:47:00Z">
        <w:r w:rsidR="00A0201D">
          <w:rPr>
            <w:szCs w:val="22"/>
          </w:rPr>
          <w:t>t</w:t>
        </w:r>
      </w:ins>
      <w:r w:rsidRPr="002F32AC">
        <w:rPr>
          <w:szCs w:val="22"/>
        </w:rPr>
      </w:r>
      <w:del w:id="697" w:author="Timothy Perez" w:date="2020-06-05T17:46:00Z">
        <w:r w:rsidRPr="002F32AC" w:rsidDel="00A0201D">
          <w:rPr>
            <w:szCs w:val="22"/>
          </w:rPr>
          <w:delText xml:space="preserve">of XYZ Inc. </w:delText>
        </w:r>
      </w:del>
      <w:r w:rsidRPr="002F32AC">
        <w:rPr>
          <w:szCs w:val="22"/>
        </w:rPr>
      </w:r>
      <w:ins w:id="698" w:author="Timothy Perez" w:date="2020-06-05T17:47:00Z">
        <w:r w:rsidR="00A0201D">
          <w:rPr>
            <w:szCs w:val="22"/>
          </w:rPr>
          <w:t xml:space="preserve"> </w:t>
        </w:r>
      </w:ins>
      <w:r w:rsidRPr="002F32AC">
        <w:rPr>
          <w:szCs w:val="22"/>
        </w:rPr>
      </w:r>
      <w:ins w:id="699" w:author="Timothy Perez" w:date="2020-06-05T17:47:00Z">
        <w:r w:rsidR="00A0201D">
          <w:rPr>
            <w:szCs w:val="22"/>
          </w:rPr>
          <w:t>Confidential Inf</w:t>
        </w:r>
      </w:ins>
      <w:ins w:id="700" w:author="Timothy Perez" w:date="2020-06-05T17:48:00Z">
        <w:r w:rsidR="00A0201D">
          <w:rPr>
            <w:szCs w:val="22"/>
          </w:rPr>
          <w:t>ormation may be disclosed by either party (i) to its related indemnitees under §8.2 or 8.3</w:t>
        </w:r>
      </w:ins>
      <w:ins w:id="701" w:author="Timothy Perez" w:date="2020-06-05T17:50:00Z">
        <w:r w:rsidR="00100BB5">
          <w:rPr>
            <w:szCs w:val="22"/>
          </w:rPr>
          <w:t xml:space="preserve">, </w:t>
        </w:r>
      </w:ins>
      <w:ins w:id="702" w:author="Timothy Perez" w:date="2020-06-05T17:52:00Z">
        <w:r w:rsidR="00100BB5">
          <w:rPr>
            <w:szCs w:val="22"/>
          </w:rPr>
          <w:t xml:space="preserve">(ii) in the case of disclosure by Customer, </w:t>
        </w:r>
      </w:ins>
      <w:ins w:id="703" w:author="Timothy Perez" w:date="2020-06-05T17:50:00Z">
        <w:r w:rsidR="00100BB5">
          <w:rPr>
            <w:szCs w:val="22"/>
          </w:rPr>
          <w:t>any follow-on lessee, operator</w:t>
        </w:r>
      </w:ins>
      <w:ins w:id="704" w:author="Timothy Perez" w:date="2020-06-05T17:51:00Z">
        <w:r w:rsidR="00100BB5">
          <w:rPr>
            <w:szCs w:val="22"/>
          </w:rPr>
          <w:t xml:space="preserve">, </w:t>
        </w:r>
      </w:ins>
      <w:ins w:id="705" w:author="Timothy Perez" w:date="2020-06-05T17:50:00Z">
        <w:r w:rsidR="00100BB5">
          <w:rPr>
            <w:szCs w:val="22"/>
          </w:rPr>
          <w:t>buyer</w:t>
        </w:r>
      </w:ins>
      <w:ins w:id="706" w:author="Timothy Perez" w:date="2020-06-05T17:51:00Z">
        <w:r w:rsidR="00100BB5">
          <w:rPr>
            <w:szCs w:val="22"/>
          </w:rPr>
          <w:t xml:space="preserve"> or financier (or any bona fide potential lessee, operator, buyer or financier)</w:t>
        </w:r>
      </w:ins>
      <w:ins w:id="707" w:author="Timothy Perez" w:date="2020-06-05T17:52:00Z">
        <w:r w:rsidR="00100BB5">
          <w:rPr>
            <w:szCs w:val="22"/>
          </w:rPr>
          <w:t xml:space="preserve"> of the Aircraft</w:t>
        </w:r>
      </w:ins>
      <w:ins w:id="708" w:author="Timothy Perez" w:date="2020-06-05T17:53:00Z">
        <w:r w:rsidR="00100BB5" w:rsidRPr="00100BB5">
          <w:rPr>
            <w:szCs w:val="22"/>
          </w:rPr>
          <w:t xml:space="preserve"> </w:t>
        </w:r>
        <w:r w:rsidR="00100BB5">
          <w:rPr>
            <w:szCs w:val="22"/>
          </w:rPr>
          <w:t>who agrees to maintain the confidentiality of such Confidential Information</w:t>
        </w:r>
      </w:ins>
      <w:ins w:id="709" w:author="Timothy Perez" w:date="2020-06-05T17:52:00Z">
        <w:r w:rsidR="00100BB5">
          <w:rPr>
            <w:szCs w:val="22"/>
          </w:rPr>
          <w:t xml:space="preserve">, (iii) </w:t>
        </w:r>
      </w:ins>
      <w:ins w:id="710" w:author="Timothy Perez" w:date="2020-06-05T17:48:00Z">
        <w:r w:rsidR="00A0201D">
          <w:rPr>
            <w:szCs w:val="22"/>
          </w:rPr>
          <w:t xml:space="preserve">any of their </w:t>
        </w:r>
      </w:ins>
      <w:ins w:id="711" w:author="Timothy Perez" w:date="2020-06-05T17:51:00Z">
        <w:r w:rsidR="00100BB5">
          <w:rPr>
            <w:szCs w:val="22"/>
          </w:rPr>
          <w:t xml:space="preserve">respective </w:t>
        </w:r>
      </w:ins>
      <w:ins w:id="712" w:author="Timothy Perez" w:date="2020-06-05T17:48:00Z">
        <w:r w:rsidR="00100BB5">
          <w:rPr>
            <w:szCs w:val="22"/>
          </w:rPr>
          <w:t>legal, accounting, technical, engineering or other prof</w:t>
        </w:r>
      </w:ins>
      <w:ins w:id="713" w:author="Timothy Perez" w:date="2020-06-05T17:49:00Z">
        <w:r w:rsidR="00100BB5">
          <w:rPr>
            <w:szCs w:val="22"/>
          </w:rPr>
          <w:t xml:space="preserve">essional advisors </w:t>
        </w:r>
      </w:ins>
      <w:ins w:id="714" w:author="Timothy Perez" w:date="2020-06-05T17:53:00Z">
        <w:r w:rsidR="00100BB5">
          <w:rPr>
            <w:szCs w:val="22"/>
          </w:rPr>
          <w:t xml:space="preserve">of the foregoing recipients </w:t>
        </w:r>
      </w:ins>
      <w:ins w:id="715" w:author="Timothy Perez" w:date="2020-06-05T17:49:00Z">
        <w:r w:rsidR="00100BB5">
          <w:rPr>
            <w:szCs w:val="22"/>
          </w:rPr>
          <w:t>who agree</w:t>
        </w:r>
      </w:ins>
      <w:ins w:id="716" w:author="Timothy Perez" w:date="2020-06-05T17:53:00Z">
        <w:r w:rsidR="00100BB5">
          <w:rPr>
            <w:szCs w:val="22"/>
          </w:rPr>
          <w:t>s</w:t>
        </w:r>
      </w:ins>
      <w:ins w:id="717" w:author="Timothy Perez" w:date="2020-06-05T17:49:00Z">
        <w:r w:rsidR="00100BB5">
          <w:rPr>
            <w:szCs w:val="22"/>
          </w:rPr>
          <w:t xml:space="preserve"> to maintain the confidentiality of such Confidential Information, (i</w:t>
        </w:r>
      </w:ins>
      <w:ins w:id="718" w:author="Timothy Perez" w:date="2020-06-05T17:53:00Z">
        <w:r w:rsidR="00100BB5">
          <w:rPr>
            <w:szCs w:val="22"/>
          </w:rPr>
          <w:t>v</w:t>
        </w:r>
      </w:ins>
      <w:ins w:id="719" w:author="Timothy Perez" w:date="2020-06-05T17:49:00Z">
        <w:r w:rsidR="00100BB5">
          <w:rPr>
            <w:szCs w:val="22"/>
          </w:rPr>
          <w:t>) to the extent required by applicable laws and regulations or (</w:t>
        </w:r>
      </w:ins>
      <w:ins w:id="720" w:author="Timothy Perez" w:date="2020-06-05T17:53:00Z">
        <w:r w:rsidR="00100BB5">
          <w:rPr>
            <w:szCs w:val="22"/>
          </w:rPr>
          <w:t>v</w:t>
        </w:r>
      </w:ins>
      <w:ins w:id="721" w:author="Timothy Perez" w:date="2020-06-05T17:49:00Z">
        <w:r w:rsidR="00100BB5">
          <w:rPr>
            <w:szCs w:val="22"/>
          </w:rPr>
          <w:t>) to the extent related to such party’s enforcement of this GTA or the Se</w:t>
        </w:r>
      </w:ins>
      <w:ins w:id="722" w:author="Timothy Perez" w:date="2020-06-05T17:50:00Z">
        <w:r w:rsidR="00100BB5">
          <w:rPr>
            <w:szCs w:val="22"/>
          </w:rPr>
          <w:t xml:space="preserve">rvice Agreement.  </w:t>
        </w:r>
      </w:ins>
      <w:r w:rsidRPr="002F32AC">
        <w:rPr>
          <w:szCs w:val="22"/>
        </w:rPr>
      </w:r>
    </w:p>
    <w:p w14:paraId="24BF3983" w14:textId="37C5FDF8" w:rsidR="00B935F6" w:rsidRDefault="00100BB5" w:rsidP="00665331">
      <w:pPr>
        <w:pStyle w:val="Heading2"/>
        <w:spacing w:after="120"/>
        <w:ind w:left="0" w:firstLine="720"/>
        <w:rPr>
          <w:ins w:id="723" w:author="Timothy Perez" w:date="2020-06-05T15:34:00Z"/>
        </w:rPr>
      </w:pPr>
      <w:ins w:id="724" w:author="Timothy Perez" w:date="2020-06-05T17:54:00Z">
        <w:r>
          <w:rPr>
            <w:u w:val="single"/>
          </w:rPr>
          <w:t xml:space="preserve">Due </w:t>
        </w:r>
      </w:ins>
      <w:r w:rsidR="004238F2" w:rsidRPr="002F32AC">
        <w:rPr>
          <w:u w:val="none"/>
        </w:rPr>
        <w:t>Authori</w:t>
      </w:r>
      <w:ins w:id="725" w:author="Timothy Perez" w:date="2020-06-05T17:54:00Z">
        <w:r>
          <w:rPr>
            <w:u w:val="single"/>
          </w:rPr>
          <w:t>zation</w:t>
        </w:r>
      </w:ins>
      <w:del w:id="726" w:author="Timothy Perez" w:date="2020-06-05T17:54:00Z">
        <w:r w:rsidR="004238F2" w:rsidRPr="002F32AC" w:rsidDel="00100BB5">
          <w:rPr>
            <w:u w:val="single"/>
          </w:rPr>
          <w:delText>ty Over Aircraft</w:delText>
        </w:r>
      </w:del>
      <w:r w:rsidR="004238F2" w:rsidRPr="002F32AC">
        <w:t xml:space="preserve">.  </w:t>
      </w:r>
      <w:ins w:id="727" w:author="Timothy Perez" w:date="2020-06-05T17:54:00Z">
        <w:r>
          <w:t>Each party hereto hereby represents and warrants that i</w:t>
        </w:r>
      </w:ins>
      <w:ins w:id="728" w:author="Timothy Perez" w:date="2020-06-05T17:55:00Z">
        <w:r>
          <w:t xml:space="preserve">t is a validly formed and existing legal entity in its jurisdiction of organization, that </w:t>
        </w:r>
      </w:ins>
      <w:ins w:id="729" w:author="Timothy Perez" w:date="2020-06-05T17:56:00Z">
        <w:r>
          <w:t>it has duly and validly authorized the execution, delivery and performance of this GTA and the Service Agreement, that it has duly executed and delivered this GTA and that</w:t>
        </w:r>
      </w:ins>
      <w:ins w:id="730" w:author="Timothy Perez" w:date="2020-06-05T17:57:00Z">
        <w:r>
          <w:t xml:space="preserve"> each GTA and Service Agreement are or will be upon signing its legal, valid, binding and enforceable obligations.</w:t>
        </w:r>
      </w:ins>
      <w:del w:id="731" w:author="Timothy Perez" w:date="2020-06-05T17:57:00Z">
        <w:r w:rsidR="004238F2" w:rsidRPr="002F32AC" w:rsidDel="00100BB5">
          <w:delText>By his or her execution of this GTA on page one, the individual signing this GTA represents to XYZ Inc. that (i) he or she has the legal authority to bind Customer, (ii)</w:delText>
        </w:r>
      </w:del>
      <w:del w:id="732" w:author="Timothy Perez" w:date="2020-06-22T23:18:00Z">
        <w:r w:rsidR="004238F2" w:rsidRPr="002F32AC" w:rsidDel="00731DAB">
          <w:delText xml:space="preserve"> Customer is either the owner or lessee of the Aircraft, or has the legal authority to bind the owner or lessee of the Aircraft to all terms and conditions of this GTA.</w:delText>
        </w:r>
      </w:del>
    </w:p>
    <w:p w14:paraId="3128CAD4" w14:textId="7FDC5B44" w:rsidR="00665331" w:rsidRDefault="00B935F6" w:rsidP="007520E5">
      <w:pPr>
        <w:pStyle w:val="Heading2"/>
        <w:spacing w:after="120"/>
        <w:ind w:left="0" w:firstLine="720"/>
      </w:pPr>
      <w:ins w:id="733" w:author="Timothy Perez" w:date="2020-06-05T15:34:00Z">
        <w:r w:rsidRPr="002F32AC">
          <w:rPr>
            <w:szCs w:val="22"/>
            <w:u w:val="single"/>
          </w:rPr>
          <w:lastRenderedPageBreak/>
          <w:t>Time of the Essence</w:t>
        </w:r>
        <w:r w:rsidRPr="002F32AC">
          <w:rPr>
            <w:szCs w:val="22"/>
          </w:rPr>
          <w:t xml:space="preserve">. Time is of the essence with regard to </w:t>
        </w:r>
      </w:ins>
      <w:ins w:id="734" w:author="Timothy Perez" w:date="2020-06-05T15:35:00Z">
        <w:r>
          <w:rPr>
            <w:szCs w:val="22"/>
          </w:rPr>
          <w:t xml:space="preserve">each party’s performance of its obligations under this GTA and the Service Agreement, including XYZ Inc.’s completion of the Services, </w:t>
        </w:r>
        <w:r w:rsidR="007520E5">
          <w:rPr>
            <w:szCs w:val="22"/>
          </w:rPr>
          <w:t xml:space="preserve"/>
        </w:r>
      </w:ins>
      <w:ins w:id="735" w:author="Timothy Perez" w:date="2020-06-05T15:36:00Z">
        <w:r w:rsidR="007520E5">
          <w:rPr>
            <w:szCs w:val="22"/>
          </w:rPr>
          <w:t xml:space="preserve">delivery of the Aircraft, Redelivery of the Aircraft, </w:t>
        </w:r>
      </w:ins>
      <w:ins w:id="736" w:author="Timothy Perez" w:date="2020-06-05T15:34:00Z">
        <w:r w:rsidRPr="007520E5">
          <w:rPr>
            <w:szCs w:val="22"/>
          </w:rPr>
          <w:t>Customer’s payments to XYZ Inc., approval of additional or non-routine work, and provision of Customer Furnished Materials.</w:t>
        </w:r>
      </w:ins>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0206883E" w14:textId="77777777" w:rsidR="004238F2" w:rsidRPr="00012BFB" w:rsidRDefault="004238F2" w:rsidP="004238F2">
      <w:pPr>
        <w:widowControl/>
        <w:jc w:val="center"/>
        <w:rPr>
          <w:b/>
          <w:szCs w:val="22"/>
        </w:rPr>
      </w:pPr>
      <w:r w:rsidRPr="00A90E02">
        <w:rPr>
          <w:b/>
          <w:sz w:val="36"/>
          <w:szCs w:val="22"/>
        </w:rPr>
        <w:lastRenderedPageBreak/>
        <w:t>Exhibit A</w:t>
      </w:r>
    </w:p>
    <w:p w14:paraId="7D9FAF53" w14:textId="77777777" w:rsidR="004317DE" w:rsidRPr="00012BFB" w:rsidRDefault="004317DE" w:rsidP="004317DE">
      <w:pPr>
        <w:widowControl/>
        <w:jc w:val="center"/>
        <w:rPr>
          <w:b/>
          <w:szCs w:val="22"/>
        </w:rPr>
      </w:pPr>
      <w:r w:rsidRPr="00A90E02">
        <w:rPr>
          <w:b/>
          <w:sz w:val="36"/>
          <w:szCs w:val="22"/>
        </w:rPr>
        <w:lastRenderedPageBreak/>
        <w:t xml:space="preserve">Exhibit </w:t>
      </w:r>
      <w:r>
        <w:rPr>
          <w:b/>
          <w:sz w:val="36"/>
          <w:szCs w:val="22"/>
        </w:rPr>
        <w:t>B</w:t>
      </w:r>
    </w:p>
    <w:sectPr w:rsidR="008839C9" w:rsidSect="009741B7">
      <w:headerReference w:type="default" r:id="rId15"/>
      <w:endnotePr>
        <w:numFmt w:val="decimal"/>
      </w:endnotePr>
      <w:type w:val="continuous"/>
      <w:pgSz w:w="12240" w:h="15840"/>
      <w:pgMar w:top="360" w:right="540" w:bottom="540" w:left="630" w:header="360" w:footer="0" w:gutter="0"/>
      <w:cols w:space="720"/>
      <w:noEndnot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8" w:author="Timothy Perez" w:date="2020-06-22T23:08:00Z" w:initials="TL">
    <w:p w14:paraId="1EEACB2A" w14:textId="17396B2B" w:rsidR="004E1EF2" w:rsidRDefault="00940732">
      <w:pPr>
        <w:pStyle w:val="CommentText"/>
      </w:pPr>
      <w:r>
        <w:rPr>
          <w:noProof/>
        </w:rPr>
        <w:t xml:space="preserve">A good amount </w:t>
      </w:r>
      <w:r w:rsidR="004E1EF2">
        <w:rPr>
          <w:rStyle w:val="CommentReference"/>
        </w:rPr>
        <w:annotationRef/>
      </w:r>
      <w:r>
        <w:rPr>
          <w:noProof/>
        </w:rPr>
        <w:t>of the changes here are drafting changes, such as alphabetizing and adding a missing defined term or two.</w:t>
      </w:r>
    </w:p>
  </w:comment>
  <w:comment w:id="43" w:author="Timothy Perez" w:date="2020-06-22T23:18:00Z" w:initials="TL">
    <w:p w14:paraId="5EF375AC" w14:textId="68BB2080" w:rsidR="00731DAB" w:rsidRDefault="00731DAB">
      <w:pPr>
        <w:pStyle w:val="CommentText"/>
      </w:pPr>
      <w:r>
        <w:rPr>
          <w:rStyle w:val="CommentReference"/>
        </w:rPr>
        <w:annotationRef/>
      </w:r>
      <w:r w:rsidR="00940732">
        <w:rPr>
          <w:noProof/>
        </w:rPr>
        <w:t>FYI, Bank of Utah as owner trustee is the owner of 30501.</w:t>
      </w:r>
    </w:p>
  </w:comment>
  <w:comment w:id="274" w:author="Timothy Perez" w:date="2020-06-05T14:12:00Z" w:initials="TL">
    <w:p w14:paraId="01C9CC45" w14:textId="31A77B8D" w:rsidR="00B935F6" w:rsidRDefault="00B935F6">
      <w:pPr>
        <w:pStyle w:val="CommentText"/>
      </w:pPr>
      <w:r>
        <w:rPr>
          <w:rStyle w:val="CommentReference"/>
        </w:rPr>
        <w:annotationRef/>
      </w:r>
      <w:r>
        <w:rPr>
          <w:noProof/>
        </w:rPr>
        <w:t>Force majeure to be dealt with in 1 place, Section 10.</w:t>
      </w:r>
    </w:p>
  </w:comment>
  <w:comment w:id="288" w:author="Timothy Perez" w:date="2020-06-05T14:22:00Z" w:initials="TL">
    <w:p w14:paraId="0C6F934F" w14:textId="2F54F373" w:rsidR="00B935F6" w:rsidRDefault="00B935F6">
      <w:pPr>
        <w:pStyle w:val="CommentText"/>
      </w:pPr>
      <w:r>
        <w:rPr>
          <w:rStyle w:val="CommentReference"/>
        </w:rPr>
        <w:annotationRef/>
      </w:r>
      <w:r>
        <w:rPr>
          <w:noProof/>
        </w:rPr>
        <w:t>To be the same # of days as in 5.1.</w:t>
      </w:r>
    </w:p>
  </w:comment>
  <w:comment w:id="351" w:author="Timothy Perez" w:date="2020-06-05T15:29:00Z" w:initials="TL">
    <w:p w14:paraId="6848E0F8" w14:textId="6B0E5C22" w:rsidR="00B935F6" w:rsidRDefault="00B935F6">
      <w:pPr>
        <w:pStyle w:val="CommentText"/>
      </w:pPr>
      <w:r>
        <w:rPr>
          <w:rStyle w:val="CommentReference"/>
        </w:rPr>
        <w:annotationRef/>
      </w:r>
      <w:r>
        <w:rPr>
          <w:noProof/>
        </w:rPr>
        <w:t>Covered by 4.9.</w:t>
      </w:r>
    </w:p>
  </w:comment>
  <w:comment w:id="371" w:author="Timothy Perez" w:date="2020-06-05T15:36:00Z" w:initials="TL">
    <w:p w14:paraId="1A5216B9" w14:textId="067FE146" w:rsidR="00905BA2" w:rsidRDefault="00905BA2">
      <w:pPr>
        <w:pStyle w:val="CommentText"/>
      </w:pPr>
      <w:r>
        <w:rPr>
          <w:rStyle w:val="CommentReference"/>
        </w:rPr>
        <w:annotationRef/>
      </w:r>
      <w:r w:rsidR="009D1338">
        <w:rPr>
          <w:noProof/>
        </w:rPr>
        <w:t>Time of the Essence moved to Miscellaneous section.</w:t>
      </w:r>
    </w:p>
  </w:comment>
  <w:comment w:id="382" w:author="Timothy Perez" w:date="2020-06-05T15:38:00Z" w:initials="TL">
    <w:p w14:paraId="65352680" w14:textId="124B805A" w:rsidR="00905BA2" w:rsidRDefault="00905BA2">
      <w:pPr>
        <w:pStyle w:val="CommentText"/>
      </w:pPr>
      <w:r>
        <w:rPr>
          <w:rStyle w:val="CommentReference"/>
        </w:rPr>
        <w:annotationRef/>
      </w:r>
      <w:r w:rsidR="009D1338">
        <w:rPr>
          <w:noProof/>
        </w:rPr>
        <w:t>Customer is already obligated for all costs related to removal.  If there are material post-redelivery charges, they should be spelled out.</w:t>
      </w:r>
    </w:p>
  </w:comment>
  <w:comment w:id="386" w:author="Timothy Perez" w:date="2020-06-05T15:40:00Z" w:initials="TL">
    <w:p w14:paraId="309093CA" w14:textId="7F180937" w:rsidR="00905BA2" w:rsidRDefault="00905BA2">
      <w:pPr>
        <w:pStyle w:val="CommentText"/>
      </w:pPr>
      <w:r>
        <w:rPr>
          <w:rStyle w:val="CommentReference"/>
        </w:rPr>
        <w:annotationRef/>
      </w:r>
      <w:r w:rsidR="009D1338">
        <w:rPr>
          <w:noProof/>
        </w:rPr>
        <w:t>Customer is already obligated to deliver the Aircraft to XYZ Inc. at Customer's cost.  There should not be a general tax indemnity for this type of agreement.  If there are FL sales taxes that are applicable, please advise us now.</w:t>
      </w:r>
    </w:p>
  </w:comment>
  <w:comment w:id="392" w:author="Timothy Perez" w:date="2020-06-05T15:45:00Z" w:initials="TL">
    <w:p w14:paraId="3F3E6FCF" w14:textId="48DF1213" w:rsidR="00DB2A55" w:rsidRDefault="00DB2A55">
      <w:pPr>
        <w:pStyle w:val="CommentText"/>
      </w:pPr>
      <w:r>
        <w:rPr>
          <w:rStyle w:val="CommentReference"/>
        </w:rPr>
        <w:annotationRef/>
      </w:r>
      <w:r w:rsidR="009D1338">
        <w:rPr>
          <w:noProof/>
        </w:rPr>
        <w:t>Don't understand this reference to AOG, especially in this context of an aircraft that is sitting in a conversion shop.</w:t>
      </w:r>
    </w:p>
  </w:comment>
  <w:comment w:id="482" w:author="Timothy Perez" w:date="2020-06-05T16:09:00Z" w:initials="TL">
    <w:p w14:paraId="27BD36C7" w14:textId="7A492A34" w:rsidR="00907597" w:rsidRDefault="00907597">
      <w:pPr>
        <w:pStyle w:val="CommentText"/>
      </w:pPr>
      <w:r>
        <w:rPr>
          <w:rStyle w:val="CommentReference"/>
        </w:rPr>
        <w:annotationRef/>
      </w:r>
      <w:r w:rsidR="009D1338">
        <w:rPr>
          <w:noProof/>
        </w:rPr>
        <w:t>Covered in 7.2.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EEACB2A" w15:done="0"/>
  <w15:commentEx w15:paraId="5EF375AC" w15:done="0"/>
  <w15:commentEx w15:paraId="01C9CC45" w15:done="0"/>
  <w15:commentEx w15:paraId="0C6F934F" w15:done="0"/>
  <w15:commentEx w15:paraId="6848E0F8" w15:done="0"/>
  <w15:commentEx w15:paraId="1A5216B9" w15:done="0"/>
  <w15:commentEx w15:paraId="65352680" w15:done="0"/>
  <w15:commentEx w15:paraId="309093CA" w15:done="0"/>
  <w15:commentEx w15:paraId="3F3E6FCF" w15:done="0"/>
  <w15:commentEx w15:paraId="27BD36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9BB873" w16cex:dateUtc="2020-06-23T04:08:00Z"/>
  <w16cex:commentExtensible w16cex:durableId="229BBAD9" w16cex:dateUtc="2020-06-23T04:18:00Z"/>
  <w16cex:commentExtensible w16cex:durableId="2284D16B" w16cex:dateUtc="2020-06-05T19:12:00Z"/>
  <w16cex:commentExtensible w16cex:durableId="2284D395" w16cex:dateUtc="2020-06-05T19:22:00Z"/>
  <w16cex:commentExtensible w16cex:durableId="2284E35D" w16cex:dateUtc="2020-06-05T20:29:00Z"/>
  <w16cex:commentExtensible w16cex:durableId="2284E506" w16cex:dateUtc="2020-06-05T20:36:00Z"/>
  <w16cex:commentExtensible w16cex:durableId="2284E567" w16cex:dateUtc="2020-06-05T20:38:00Z"/>
  <w16cex:commentExtensible w16cex:durableId="2284E5ED" w16cex:dateUtc="2020-06-05T20:40:00Z"/>
  <w16cex:commentExtensible w16cex:durableId="2284E734" w16cex:dateUtc="2020-06-05T20:45:00Z"/>
  <w16cex:commentExtensible w16cex:durableId="2284ECD5" w16cex:dateUtc="2020-06-05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EEACB2A" w16cid:durableId="229BB873"/>
  <w16cid:commentId w16cid:paraId="5EF375AC" w16cid:durableId="229BBAD9"/>
  <w16cid:commentId w16cid:paraId="01C9CC45" w16cid:durableId="2284D16B"/>
  <w16cid:commentId w16cid:paraId="0C6F934F" w16cid:durableId="2284D395"/>
  <w16cid:commentId w16cid:paraId="6848E0F8" w16cid:durableId="2284E35D"/>
  <w16cid:commentId w16cid:paraId="1A5216B9" w16cid:durableId="2284E506"/>
  <w16cid:commentId w16cid:paraId="65352680" w16cid:durableId="2284E567"/>
  <w16cid:commentId w16cid:paraId="309093CA" w16cid:durableId="2284E5ED"/>
  <w16cid:commentId w16cid:paraId="3F3E6FCF" w16cid:durableId="2284E734"/>
  <w16cid:commentId w16cid:paraId="27BD36C7" w16cid:durableId="2284ECD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338CBC" w14:textId="77777777" w:rsidR="00F65B5E" w:rsidRDefault="00F65B5E">
      <w:r>
        <w:separator/>
      </w:r>
    </w:p>
  </w:endnote>
  <w:endnote w:type="continuationSeparator" w:id="0">
    <w:p w14:paraId="1EBDA9DF" w14:textId="77777777" w:rsidR="00F65B5E" w:rsidRDefault="00F65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A6A5A" w14:textId="0922307A" w:rsidR="00B935F6" w:rsidRDefault="00B935F6" w:rsidP="009741B7">
    <w:pPr>
      <w:pStyle w:val="Footer"/>
      <w:jc w:val="center"/>
      <w:rPr>
        <w:noProof/>
      </w:rPr>
    </w:pPr>
    <w:r>
      <w:fldChar w:fldCharType="begin"/>
    </w:r>
    <w:r>
      <w:instrText xml:space="preserve"> PAGE   \* MERGEFORMAT </w:instrText>
    </w:r>
    <w:r>
      <w:fldChar w:fldCharType="separate"/>
    </w:r>
    <w:r w:rsidR="00B231D8">
      <w:rPr>
        <w:noProof/>
      </w:rPr>
      <w:t>18</w:t>
    </w:r>
    <w:r>
      <w:rPr>
        <w:noProof/>
      </w:rPr>
      <w:fldChar w:fldCharType="end"/>
    </w:r>
  </w:p>
  <w:p w14:paraId="291EA73C" w14:textId="77777777" w:rsidR="00B935F6" w:rsidRPr="001F53F8" w:rsidRDefault="00B935F6"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B935F6" w:rsidRPr="001F53F8" w:rsidRDefault="00B935F6"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50F65" w14:textId="360A4506" w:rsidR="00B935F6" w:rsidRPr="002F39ED" w:rsidRDefault="00B935F6">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B935F6" w:rsidRDefault="00B935F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74FD7" w14:textId="77777777" w:rsidR="00B935F6" w:rsidRDefault="00B935F6" w:rsidP="00B238AA">
    <w:pPr>
      <w:pStyle w:val="Footer"/>
      <w:jc w:val="center"/>
      <w:rPr>
        <w:noProof/>
      </w:rPr>
    </w:pPr>
    <w:r>
      <w:fldChar w:fldCharType="begin"/>
    </w:r>
    <w:r>
      <w:instrText xml:space="preserve"> PAGE   \* MERGEFORMAT </w:instrText>
    </w:r>
    <w:r>
      <w:fldChar w:fldCharType="separate"/>
    </w:r>
    <w:r w:rsidR="00B231D8">
      <w:rPr>
        <w:noProof/>
      </w:rPr>
      <w:t>20</w:t>
    </w:r>
    <w:r>
      <w:rPr>
        <w:noProof/>
      </w:rPr>
      <w:fldChar w:fldCharType="end"/>
    </w:r>
  </w:p>
  <w:p w14:paraId="5FBEAD44" w14:textId="77777777" w:rsidR="00B935F6" w:rsidRPr="001F53F8" w:rsidRDefault="00B935F6" w:rsidP="00B238AA">
    <w:pPr>
      <w:pStyle w:val="Footer"/>
      <w:jc w:val="center"/>
      <w:rPr>
        <w:noProof/>
        <w:sz w:val="20"/>
      </w:rPr>
    </w:pPr>
    <w:r>
      <w:rPr>
        <w:noProof/>
      </w:rPr>
      <w:tab/>
    </w:r>
    <w:r>
      <w:rPr>
        <w:noProof/>
      </w:rPr>
      <w:tab/>
    </w:r>
    <w:r w:rsidRPr="001F53F8">
      <w:rPr>
        <w:noProof/>
        <w:sz w:val="20"/>
      </w:rPr>
      <w:t xml:space="preserve">MRO Initials: _______ </w:t>
    </w:r>
  </w:p>
  <w:p w14:paraId="1101C37D" w14:textId="65A7236E" w:rsidR="00B935F6" w:rsidRPr="00B238AA" w:rsidRDefault="00B935F6" w:rsidP="00B238AA">
    <w:pPr>
      <w:pStyle w:val="Footer"/>
      <w:jc w:val="center"/>
      <w:rPr>
        <w:sz w:val="20"/>
      </w:rPr>
    </w:pPr>
    <w:r w:rsidRPr="001F53F8">
      <w:rPr>
        <w:noProof/>
        <w:sz w:val="20"/>
      </w:rPr>
      <w:tab/>
    </w:r>
    <w:r w:rsidRPr="001F53F8">
      <w:rPr>
        <w:noProof/>
        <w:sz w:val="20"/>
      </w:rPr>
      <w:tab/>
      <w:t>Customer Initials: ________</w:t>
    </w:r>
  </w:p>
  <w:p w14:paraId="0BB540A5" w14:textId="77777777" w:rsidR="00B935F6" w:rsidRPr="001F53F8" w:rsidRDefault="00B935F6" w:rsidP="009741B7">
    <w:pPr>
      <w:pStyle w:val="Footer"/>
      <w:jc w:val="center"/>
      <w:rPr>
        <w:sz w:val="20"/>
      </w:rPr>
    </w:pPr>
    <w:r>
      <w:rPr>
        <w:noProof/>
      </w:rPr>
      <w:tab/>
    </w:r>
    <w:r>
      <w:rPr>
        <w:noProof/>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DB6A9D" w14:textId="77777777" w:rsidR="00B935F6" w:rsidRDefault="00B935F6" w:rsidP="00B238AA">
    <w:pPr>
      <w:pStyle w:val="Footer"/>
      <w:jc w:val="center"/>
      <w:rPr>
        <w:noProof/>
      </w:rPr>
    </w:pPr>
    <w:r>
      <w:fldChar w:fldCharType="begin"/>
    </w:r>
    <w:r>
      <w:instrText xml:space="preserve"> PAGE   \* MERGEFORMAT </w:instrText>
    </w:r>
    <w:r>
      <w:fldChar w:fldCharType="separate"/>
    </w:r>
    <w:r w:rsidR="00B231D8">
      <w:rPr>
        <w:noProof/>
      </w:rPr>
      <w:t>22</w:t>
    </w:r>
    <w:r>
      <w:rPr>
        <w:noProof/>
      </w:rPr>
      <w:fldChar w:fldCharType="end"/>
    </w:r>
  </w:p>
  <w:p w14:paraId="4195B312" w14:textId="77777777" w:rsidR="00B935F6" w:rsidRPr="001F53F8" w:rsidRDefault="00B935F6" w:rsidP="00B238AA">
    <w:pPr>
      <w:pStyle w:val="Footer"/>
      <w:jc w:val="center"/>
      <w:rPr>
        <w:noProof/>
        <w:sz w:val="20"/>
      </w:rPr>
    </w:pPr>
    <w:r>
      <w:rPr>
        <w:noProof/>
      </w:rPr>
      <w:tab/>
    </w:r>
    <w:r>
      <w:rPr>
        <w:noProof/>
      </w:rPr>
      <w:tab/>
    </w:r>
    <w:r w:rsidRPr="001F53F8">
      <w:rPr>
        <w:noProof/>
        <w:sz w:val="20"/>
      </w:rPr>
      <w:t xml:space="preserve">MRO Initials: _______ </w:t>
    </w:r>
  </w:p>
  <w:p w14:paraId="27038F8F" w14:textId="77777777" w:rsidR="00B935F6" w:rsidRPr="001F53F8" w:rsidRDefault="00B935F6" w:rsidP="00B238AA">
    <w:pPr>
      <w:pStyle w:val="Footer"/>
      <w:jc w:val="center"/>
      <w:rPr>
        <w:sz w:val="20"/>
      </w:rPr>
    </w:pPr>
    <w:r w:rsidRPr="001F53F8">
      <w:rPr>
        <w:noProof/>
        <w:sz w:val="20"/>
      </w:rPr>
      <w:tab/>
    </w:r>
    <w:r w:rsidRPr="001F53F8">
      <w:rPr>
        <w:noProof/>
        <w:sz w:val="20"/>
      </w:rPr>
      <w:tab/>
      <w:t>Customer Initials: ________</w:t>
    </w:r>
  </w:p>
  <w:p w14:paraId="47DD0EC2" w14:textId="4A2C7462" w:rsidR="00B935F6" w:rsidRDefault="00B935F6" w:rsidP="009741B7">
    <w:pPr>
      <w:pStyle w:val="Footer"/>
      <w:jc w:val="center"/>
      <w:rPr>
        <w:noProof/>
      </w:rPr>
    </w:pPr>
  </w:p>
  <w:p w14:paraId="068C02D8" w14:textId="77777777" w:rsidR="00B935F6" w:rsidRPr="001F53F8" w:rsidRDefault="00B935F6"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567231" w14:textId="77777777" w:rsidR="00F65B5E" w:rsidRDefault="00F65B5E">
      <w:r>
        <w:separator/>
      </w:r>
    </w:p>
  </w:footnote>
  <w:footnote w:type="continuationSeparator" w:id="0">
    <w:p w14:paraId="64F29B6B" w14:textId="77777777" w:rsidR="00F65B5E" w:rsidRDefault="00F65B5E">
      <w:r>
        <w:continuationSeparator/>
      </w:r>
    </w:p>
  </w:footnote>
  <w:footnote w:id="1">
    <w:p w14:paraId="42C048BC" w14:textId="08EEF3A3" w:rsidR="00B935F6" w:rsidRDefault="00B935F6">
      <w:pPr>
        <w:pStyle w:val="FootnoteText"/>
      </w:pPr>
      <w:ins w:id="190" w:author="Thomas Lee" w:date="2020-06-05T12:39:00Z">
        <w:r>
          <w:rPr>
            <w:rStyle w:val="FootnoteReference"/>
          </w:rPr>
          <w:footnoteRef/>
        </w:r>
        <w:r>
          <w:t xml:space="preserve"> </w:t>
        </w:r>
        <w:r>
          <w:tab/>
          <w:t>Alternatively, please provide the form.</w:t>
        </w:r>
      </w:ins>
    </w:p>
  </w:footnote>
  <w:footnote w:id="2">
    <w:p w14:paraId="7641C44F" w14:textId="06DAD1E4" w:rsidR="00B935F6" w:rsidRDefault="00B935F6">
      <w:pPr>
        <w:pStyle w:val="FootnoteText"/>
      </w:pPr>
      <w:ins w:id="218" w:author="Thomas Lee" w:date="2020-06-05T12:46:00Z">
        <w:r>
          <w:rPr>
            <w:rStyle w:val="FootnoteReference"/>
          </w:rPr>
          <w:footnoteRef/>
        </w:r>
        <w:r>
          <w:t xml:space="preserve"> </w:t>
        </w:r>
        <w:r>
          <w:tab/>
          <w:t>Insert relevant certifications.</w:t>
        </w:r>
      </w:ins>
    </w:p>
  </w:footnote>
  <w:footnote w:id="3">
    <w:p w14:paraId="7940E6A2" w14:textId="0A5A65A4" w:rsidR="00B935F6" w:rsidRDefault="00B935F6">
      <w:pPr>
        <w:pStyle w:val="FootnoteText"/>
      </w:pPr>
      <w:ins w:id="230" w:author="Thomas Lee" w:date="2020-06-05T12:59:00Z">
        <w:r>
          <w:rPr>
            <w:rStyle w:val="FootnoteReference"/>
          </w:rPr>
          <w:footnoteRef/>
        </w:r>
        <w:r>
          <w:t xml:space="preserve"> </w:t>
        </w:r>
        <w:r>
          <w:tab/>
          <w:t xml:space="preserve">To be further specified, as advised by </w:t>
        </w:r>
      </w:ins>
      <w:ins w:id="231" w:author="Thomas Lee" w:date="2020-06-05T13:00:00Z">
        <w:r>
          <w:t>BlackRock’s technical advisor.</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758DC" w14:textId="77777777" w:rsidR="00B935F6" w:rsidRDefault="00B935F6" w:rsidP="009741B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410B5" w14:textId="77777777" w:rsidR="00B935F6" w:rsidRPr="004D1643" w:rsidRDefault="00B935F6" w:rsidP="009741B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imothy Perez">
    <w15:presenceInfo w15:providerId="Windows Live" w15:userId="2ea01617752ed7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jcCQe1KBzbDcWIqX7a4g3NbnHYDT6FHlKKodeOx9/kPonDoNsNgX0BIABvywuap23bYrmkbzz9HkiAosgygTSw==" w:salt="7HKqPIOP2i9HAqxEOV7mVw=="/>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3A"/>
    <w:rsid w:val="00010CBE"/>
    <w:rsid w:val="00012C69"/>
    <w:rsid w:val="00013080"/>
    <w:rsid w:val="0002184C"/>
    <w:rsid w:val="00036F19"/>
    <w:rsid w:val="00054477"/>
    <w:rsid w:val="000853A2"/>
    <w:rsid w:val="000913EE"/>
    <w:rsid w:val="00094A63"/>
    <w:rsid w:val="00094E59"/>
    <w:rsid w:val="000A663F"/>
    <w:rsid w:val="000B3B2C"/>
    <w:rsid w:val="000B5E30"/>
    <w:rsid w:val="000C16D4"/>
    <w:rsid w:val="000D3D2C"/>
    <w:rsid w:val="000D4A05"/>
    <w:rsid w:val="000E3B47"/>
    <w:rsid w:val="000E44CA"/>
    <w:rsid w:val="000F057C"/>
    <w:rsid w:val="000F4B1F"/>
    <w:rsid w:val="00100BB5"/>
    <w:rsid w:val="00100DBA"/>
    <w:rsid w:val="0010291A"/>
    <w:rsid w:val="00107B4F"/>
    <w:rsid w:val="001156B6"/>
    <w:rsid w:val="001502CA"/>
    <w:rsid w:val="00182644"/>
    <w:rsid w:val="0019341A"/>
    <w:rsid w:val="001A5C01"/>
    <w:rsid w:val="001B40F0"/>
    <w:rsid w:val="001C234B"/>
    <w:rsid w:val="001C57BB"/>
    <w:rsid w:val="001D2A0E"/>
    <w:rsid w:val="001D45B7"/>
    <w:rsid w:val="001D4A5D"/>
    <w:rsid w:val="001E1EE9"/>
    <w:rsid w:val="001E4334"/>
    <w:rsid w:val="001E50D9"/>
    <w:rsid w:val="001F5083"/>
    <w:rsid w:val="0020073D"/>
    <w:rsid w:val="00211DFE"/>
    <w:rsid w:val="0022015F"/>
    <w:rsid w:val="00224CFB"/>
    <w:rsid w:val="0022701E"/>
    <w:rsid w:val="0024265A"/>
    <w:rsid w:val="00247BFE"/>
    <w:rsid w:val="00282544"/>
    <w:rsid w:val="002A607B"/>
    <w:rsid w:val="002C3C5C"/>
    <w:rsid w:val="002D1387"/>
    <w:rsid w:val="002E5118"/>
    <w:rsid w:val="002F32AC"/>
    <w:rsid w:val="002F39ED"/>
    <w:rsid w:val="00300A44"/>
    <w:rsid w:val="003025A3"/>
    <w:rsid w:val="0032044A"/>
    <w:rsid w:val="003341FE"/>
    <w:rsid w:val="003469C8"/>
    <w:rsid w:val="0036608E"/>
    <w:rsid w:val="00377B4A"/>
    <w:rsid w:val="00380F0D"/>
    <w:rsid w:val="0039755E"/>
    <w:rsid w:val="003A6364"/>
    <w:rsid w:val="003B16BF"/>
    <w:rsid w:val="003C1306"/>
    <w:rsid w:val="003D1164"/>
    <w:rsid w:val="003F1457"/>
    <w:rsid w:val="003F2F94"/>
    <w:rsid w:val="003F45BC"/>
    <w:rsid w:val="00411B33"/>
    <w:rsid w:val="004238F2"/>
    <w:rsid w:val="004317DE"/>
    <w:rsid w:val="00435539"/>
    <w:rsid w:val="0044240F"/>
    <w:rsid w:val="00453E18"/>
    <w:rsid w:val="0048052D"/>
    <w:rsid w:val="004A3C3E"/>
    <w:rsid w:val="004B0859"/>
    <w:rsid w:val="004B1AB2"/>
    <w:rsid w:val="004D10C1"/>
    <w:rsid w:val="004E1EF2"/>
    <w:rsid w:val="004E6221"/>
    <w:rsid w:val="005110D5"/>
    <w:rsid w:val="00511AE0"/>
    <w:rsid w:val="00551397"/>
    <w:rsid w:val="00552AA8"/>
    <w:rsid w:val="00560D66"/>
    <w:rsid w:val="005766AE"/>
    <w:rsid w:val="00576E95"/>
    <w:rsid w:val="00577305"/>
    <w:rsid w:val="00591403"/>
    <w:rsid w:val="00593E79"/>
    <w:rsid w:val="005A33CF"/>
    <w:rsid w:val="005B6F6E"/>
    <w:rsid w:val="005C5F4A"/>
    <w:rsid w:val="005C6443"/>
    <w:rsid w:val="005C715E"/>
    <w:rsid w:val="005D38FB"/>
    <w:rsid w:val="005E1D7F"/>
    <w:rsid w:val="005E2640"/>
    <w:rsid w:val="005F19E3"/>
    <w:rsid w:val="006054A9"/>
    <w:rsid w:val="00613E24"/>
    <w:rsid w:val="0063212B"/>
    <w:rsid w:val="00632FE8"/>
    <w:rsid w:val="00636F97"/>
    <w:rsid w:val="00645EFB"/>
    <w:rsid w:val="0065066F"/>
    <w:rsid w:val="006556BA"/>
    <w:rsid w:val="00665331"/>
    <w:rsid w:val="00665709"/>
    <w:rsid w:val="00673F34"/>
    <w:rsid w:val="00683AB4"/>
    <w:rsid w:val="00684DAA"/>
    <w:rsid w:val="006B3755"/>
    <w:rsid w:val="006B6453"/>
    <w:rsid w:val="006C6865"/>
    <w:rsid w:val="006E13D1"/>
    <w:rsid w:val="006F496B"/>
    <w:rsid w:val="006F4A3A"/>
    <w:rsid w:val="0071695E"/>
    <w:rsid w:val="00721FEC"/>
    <w:rsid w:val="007260A6"/>
    <w:rsid w:val="00731DAB"/>
    <w:rsid w:val="00747BC4"/>
    <w:rsid w:val="007520E5"/>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605B"/>
    <w:rsid w:val="007F0078"/>
    <w:rsid w:val="007F41EA"/>
    <w:rsid w:val="00806FE4"/>
    <w:rsid w:val="00814634"/>
    <w:rsid w:val="00832679"/>
    <w:rsid w:val="00835F1C"/>
    <w:rsid w:val="008533E6"/>
    <w:rsid w:val="00854E1F"/>
    <w:rsid w:val="0086119B"/>
    <w:rsid w:val="00861F52"/>
    <w:rsid w:val="00863A55"/>
    <w:rsid w:val="00867900"/>
    <w:rsid w:val="0087184D"/>
    <w:rsid w:val="00874721"/>
    <w:rsid w:val="008765B0"/>
    <w:rsid w:val="00877484"/>
    <w:rsid w:val="0088098B"/>
    <w:rsid w:val="0088212D"/>
    <w:rsid w:val="008839C9"/>
    <w:rsid w:val="00884FD0"/>
    <w:rsid w:val="00885B52"/>
    <w:rsid w:val="00891D4F"/>
    <w:rsid w:val="008B3F40"/>
    <w:rsid w:val="009031BC"/>
    <w:rsid w:val="009036AE"/>
    <w:rsid w:val="00905BA2"/>
    <w:rsid w:val="00907597"/>
    <w:rsid w:val="0091305C"/>
    <w:rsid w:val="00916B86"/>
    <w:rsid w:val="009214AA"/>
    <w:rsid w:val="009252EA"/>
    <w:rsid w:val="00926EC4"/>
    <w:rsid w:val="00940732"/>
    <w:rsid w:val="009524CF"/>
    <w:rsid w:val="00953C7A"/>
    <w:rsid w:val="00971D65"/>
    <w:rsid w:val="009741B7"/>
    <w:rsid w:val="009833D4"/>
    <w:rsid w:val="009A0069"/>
    <w:rsid w:val="009A7195"/>
    <w:rsid w:val="009B2F1C"/>
    <w:rsid w:val="009C5695"/>
    <w:rsid w:val="009D1338"/>
    <w:rsid w:val="009D35EF"/>
    <w:rsid w:val="009D6451"/>
    <w:rsid w:val="00A0201D"/>
    <w:rsid w:val="00A119F6"/>
    <w:rsid w:val="00A13C7E"/>
    <w:rsid w:val="00A15206"/>
    <w:rsid w:val="00A20EAC"/>
    <w:rsid w:val="00A40A75"/>
    <w:rsid w:val="00A40DCB"/>
    <w:rsid w:val="00A647AC"/>
    <w:rsid w:val="00A955A0"/>
    <w:rsid w:val="00AA4812"/>
    <w:rsid w:val="00AB288E"/>
    <w:rsid w:val="00AC14F6"/>
    <w:rsid w:val="00AC1E18"/>
    <w:rsid w:val="00AF1C28"/>
    <w:rsid w:val="00B201A2"/>
    <w:rsid w:val="00B231D8"/>
    <w:rsid w:val="00B238AA"/>
    <w:rsid w:val="00B462A0"/>
    <w:rsid w:val="00B47581"/>
    <w:rsid w:val="00B56006"/>
    <w:rsid w:val="00B635EE"/>
    <w:rsid w:val="00B646E5"/>
    <w:rsid w:val="00B673FF"/>
    <w:rsid w:val="00B745E8"/>
    <w:rsid w:val="00B935F6"/>
    <w:rsid w:val="00B9366F"/>
    <w:rsid w:val="00BA16A1"/>
    <w:rsid w:val="00BA35A9"/>
    <w:rsid w:val="00BB3284"/>
    <w:rsid w:val="00BC332C"/>
    <w:rsid w:val="00C14A50"/>
    <w:rsid w:val="00C14B5B"/>
    <w:rsid w:val="00C15CDE"/>
    <w:rsid w:val="00C30512"/>
    <w:rsid w:val="00C30DB4"/>
    <w:rsid w:val="00C525FF"/>
    <w:rsid w:val="00C5402B"/>
    <w:rsid w:val="00C56D3E"/>
    <w:rsid w:val="00C85CB8"/>
    <w:rsid w:val="00C8635D"/>
    <w:rsid w:val="00C871E7"/>
    <w:rsid w:val="00C9058C"/>
    <w:rsid w:val="00CB3E34"/>
    <w:rsid w:val="00CD4F69"/>
    <w:rsid w:val="00D13C2C"/>
    <w:rsid w:val="00D2461B"/>
    <w:rsid w:val="00D27673"/>
    <w:rsid w:val="00D370A2"/>
    <w:rsid w:val="00D52F4D"/>
    <w:rsid w:val="00D65936"/>
    <w:rsid w:val="00D7124E"/>
    <w:rsid w:val="00D84112"/>
    <w:rsid w:val="00DA1CD0"/>
    <w:rsid w:val="00DB2A55"/>
    <w:rsid w:val="00DB765E"/>
    <w:rsid w:val="00DC646C"/>
    <w:rsid w:val="00DD193F"/>
    <w:rsid w:val="00DD1A8E"/>
    <w:rsid w:val="00DD409C"/>
    <w:rsid w:val="00DD69DC"/>
    <w:rsid w:val="00DF28F9"/>
    <w:rsid w:val="00E156A6"/>
    <w:rsid w:val="00E17125"/>
    <w:rsid w:val="00E441CF"/>
    <w:rsid w:val="00E4600E"/>
    <w:rsid w:val="00E51719"/>
    <w:rsid w:val="00E523D7"/>
    <w:rsid w:val="00E62B00"/>
    <w:rsid w:val="00E66828"/>
    <w:rsid w:val="00E6709A"/>
    <w:rsid w:val="00E7003D"/>
    <w:rsid w:val="00E7080C"/>
    <w:rsid w:val="00E75250"/>
    <w:rsid w:val="00E77C8A"/>
    <w:rsid w:val="00E876B0"/>
    <w:rsid w:val="00EC5826"/>
    <w:rsid w:val="00ED1942"/>
    <w:rsid w:val="00EE428F"/>
    <w:rsid w:val="00EF0D87"/>
    <w:rsid w:val="00EF30E3"/>
    <w:rsid w:val="00F03AEC"/>
    <w:rsid w:val="00F14064"/>
    <w:rsid w:val="00F36591"/>
    <w:rsid w:val="00F47C39"/>
    <w:rsid w:val="00F572A7"/>
    <w:rsid w:val="00F65B5E"/>
    <w:rsid w:val="00F738E2"/>
    <w:rsid w:val="00F75B79"/>
    <w:rsid w:val="00F827BD"/>
    <w:rsid w:val="00F86466"/>
    <w:rsid w:val="00F877EF"/>
    <w:rsid w:val="00F90BE0"/>
    <w:rsid w:val="00F94E4B"/>
    <w:rsid w:val="00FA729E"/>
    <w:rsid w:val="00FA7EE6"/>
    <w:rsid w:val="00FB29D2"/>
    <w:rsid w:val="00FB5600"/>
    <w:rsid w:val="00FC713F"/>
    <w:rsid w:val="00FD5A89"/>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240" w:line="240" w:lineRule="auto"/>
      <w:pPrChange w:id="0" w:author="Thomas Lee" w:date="2020-06-05T01:05:00Z">
        <w:pPr>
          <w:widowControl w:val="0"/>
          <w:spacing w:after="120"/>
        </w:pPr>
      </w:pPrChange>
    </w:pPr>
    <w:rPr>
      <w:rFonts w:ascii="Times New Roman" w:eastAsia="Times New Roman" w:hAnsi="Times New Roman" w:cs="Times New Roman"/>
      <w:szCs w:val="20"/>
      <w:rPrChange w:id="0" w:author="Thomas Lee" w:date="2020-06-05T01:05:00Z">
        <w:rPr>
          <w:sz w:val="22"/>
          <w:lang w:val="en-US" w:eastAsia="en-US" w:bidi="ar-SA"/>
        </w:rPr>
      </w:rPrChange>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0"/>
      <w:pPrChange w:id="1" w:author="Thomas Lee" w:date="2020-06-05T01:11:00Z">
        <w:pPr>
          <w:widowControl w:val="0"/>
          <w:tabs>
            <w:tab w:val="center" w:pos="4320"/>
            <w:tab w:val="right" w:pos="8640"/>
          </w:tabs>
          <w:spacing w:after="240"/>
        </w:pPr>
      </w:pPrChange>
    </w:pPr>
    <w:rPr>
      <w:rPrChange w:id="1" w:author="Thomas Lee" w:date="2020-06-05T01:11:00Z">
        <w:rPr>
          <w:sz w:val="22"/>
          <w:lang w:val="en-US" w:eastAsia="en-US" w:bidi="ar-SA"/>
        </w:rPr>
      </w:rPrChange>
    </w:r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pPr>
      <w:spacing w:after="120"/>
    </w:pPr>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
    <w:name w:val="Unresolved Mention"/>
    <w:basedOn w:val="DefaultParagraphFont"/>
    <w:uiPriority w:val="99"/>
    <w:semiHidden/>
    <w:unhideWhenUsed/>
    <w:rsid w:val="009524C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240" w:line="240" w:lineRule="auto"/>
      <w:pPrChange w:id="2" w:author="Thomas Lee" w:date="2020-06-05T01:05:00Z">
        <w:pPr>
          <w:widowControl w:val="0"/>
          <w:spacing w:after="120"/>
        </w:pPr>
      </w:pPrChange>
    </w:pPr>
    <w:rPr>
      <w:rFonts w:ascii="Times New Roman" w:eastAsia="Times New Roman" w:hAnsi="Times New Roman" w:cs="Times New Roman"/>
      <w:szCs w:val="20"/>
      <w:rPrChange w:id="2" w:author="Thomas Lee" w:date="2020-06-05T01:05:00Z">
        <w:rPr>
          <w:sz w:val="22"/>
          <w:lang w:val="en-US" w:eastAsia="en-US" w:bidi="ar-SA"/>
        </w:rPr>
      </w:rPrChange>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0"/>
      <w:pPrChange w:id="3" w:author="Thomas Lee" w:date="2020-06-05T01:11:00Z">
        <w:pPr>
          <w:widowControl w:val="0"/>
          <w:tabs>
            <w:tab w:val="center" w:pos="4320"/>
            <w:tab w:val="right" w:pos="8640"/>
          </w:tabs>
          <w:spacing w:after="240"/>
        </w:pPr>
      </w:pPrChange>
    </w:pPr>
    <w:rPr>
      <w:rPrChange w:id="3" w:author="Thomas Lee" w:date="2020-06-05T01:11:00Z">
        <w:rPr>
          <w:sz w:val="22"/>
          <w:lang w:val="en-US" w:eastAsia="en-US" w:bidi="ar-SA"/>
        </w:rPr>
      </w:rPrChange>
    </w:r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pPr>
      <w:spacing w:after="120"/>
    </w:pPr>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
    <w:name w:val="Unresolved Mention"/>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19"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4.xm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3DCE6B-6A00-4A35-9579-72B5847C0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v7-9-16.dotx</Template>
  <TotalTime>0</TotalTime>
  <Pages>22</Pages>
  <Words>10092</Words>
  <Characters>57528</Characters>
  <Application>Microsoft Office Word</Application>
  <DocSecurity>0</DocSecurity>
  <PresentationFormat/>
  <Lines>479</Lines>
  <Paragraphs>134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67486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2</cp:revision>
  <cp:lastPrinted>2020-06-23T04:19:00Z</cp:lastPrinted>
  <dcterms:created xsi:type="dcterms:W3CDTF">2020-06-23T17:45:00Z</dcterms:created>
  <dcterms:modified xsi:type="dcterms:W3CDTF">2020-06-23T17:45:00Z</dcterms:modified>
  <dc:language/>
  <cp:version/>
</cp:coreProperties>
</file>