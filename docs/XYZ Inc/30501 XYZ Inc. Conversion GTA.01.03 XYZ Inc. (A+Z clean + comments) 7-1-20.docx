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C056FB" w14:textId="7DEEA7DD" w:rsidR="004238F2" w:rsidRDefault="004238F2" w:rsidP="004238F2">
      <w:pPr>
        <w:widowControl/>
        <w:tabs>
          <w:tab w:val="left" w:pos="-1440"/>
        </w:tabs>
        <w:spacing w:line="360" w:lineRule="auto"/>
        <w:jc w:val="center"/>
        <w:rPr>
          <w:b/>
          <w:szCs w:val="22"/>
        </w:rPr>
      </w:pPr>
      <w:r w:rsidRPr="00012BFB">
        <w:rPr>
          <w:b/>
          <w:szCs w:val="22"/>
        </w:rPr>
        <w:t>GENERAL TERMS AGREEMENT</w:t>
      </w:r>
    </w:p>
    <w:tbl>
      <w:tblPr>
        <w:tblW w:w="4380" w:type="dxa"/>
        <w:tblInd w:w="2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79"/>
        <w:gridCol w:w="4396"/>
      </w:tblGrid>
      <w:tr w:rsidR="004238F2" w:rsidRPr="00AB38D0" w14:paraId="095B3878" w14:textId="77777777" w:rsidTr="00EE428F">
        <w:tc>
          <w:tcPr>
            <w:tcW w:w="1320" w:type="dxa"/>
            <w:tcBorders>
              <w:top w:val="nil"/>
              <w:left w:val="nil"/>
              <w:bottom w:val="nil"/>
            </w:tcBorders>
            <w:vAlign w:val="center"/>
          </w:tcPr>
          <w:p w14:paraId="2DD5C2D0" w14:textId="42DA4CCD" w:rsidR="004238F2" w:rsidRPr="00AB38D0" w:rsidRDefault="003F45BC" w:rsidP="009741B7">
            <w:pPr>
              <w:widowControl/>
              <w:tabs>
                <w:tab w:val="left" w:pos="-1440"/>
              </w:tabs>
              <w:spacing w:line="360" w:lineRule="auto"/>
              <w:jc w:val="center"/>
              <w:rPr>
                <w:b/>
                <w:szCs w:val="22"/>
              </w:rPr>
            </w:pPr>
            <w:r>
              <w:rPr>
                <w:szCs w:val="22"/>
              </w:rPr>
              <w:t>GTA</w:t>
            </w:r>
            <w:r w:rsidR="004238F2" w:rsidRPr="00AB38D0">
              <w:rPr>
                <w:szCs w:val="22"/>
              </w:rPr>
              <w:t>#</w:t>
            </w:r>
          </w:p>
        </w:tc>
        <w:tc>
          <w:tcPr>
            <w:tcW w:w="3060" w:type="dxa"/>
            <w:vAlign w:val="center"/>
          </w:tcPr>
          <w:p w14:paraId="7C9F610D" w14:textId="2DA96D77" w:rsidR="004238F2" w:rsidRPr="003F45BC" w:rsidRDefault="003F45BC" w:rsidP="003F45BC">
            <w:pPr>
              <w:widowControl/>
              <w:jc w:val="center"/>
              <w:rPr>
                <w:rFonts w:ascii="Calibri" w:hAnsi="Calibri"/>
                <w:color w:val="000000"/>
                <w:szCs w:val="22"/>
              </w:rPr>
            </w:pPr>
            <w:r>
              <w:rPr>
                <w:rFonts w:ascii="Calibri" w:hAnsi="Calibri"/>
                <w:color w:val="000000"/>
                <w:szCs w:val="22"/>
              </w:rPr>
              <w:t>XYZ Inc.III_XYZ Inc._GTA_198_2020_05_28</w:t>
            </w:r>
          </w:p>
        </w:tc>
      </w:tr>
    </w:tbl>
    <w:p w14:paraId="0B921A1B" w14:textId="77777777" w:rsidR="004238F2" w:rsidRDefault="004238F2" w:rsidP="004238F2">
      <w:pPr>
        <w:widowControl/>
        <w:tabs>
          <w:tab w:val="left" w:pos="-1440"/>
        </w:tabs>
        <w:rPr>
          <w:szCs w:val="22"/>
        </w:rPr>
      </w:pPr>
    </w:p>
    <w:p w14:paraId="7F002E5C" w14:textId="77777777" w:rsidR="004238F2" w:rsidRPr="00012BFB" w:rsidRDefault="004238F2" w:rsidP="004238F2">
      <w:pPr>
        <w:widowControl/>
        <w:tabs>
          <w:tab w:val="left" w:pos="-1440"/>
        </w:tabs>
        <w:rPr>
          <w:szCs w:val="22"/>
        </w:rPr>
      </w:pPr>
    </w:p>
    <w:p w14:paraId="44FF743C" w14:textId="77777777" w:rsidR="004238F2" w:rsidRDefault="004238F2" w:rsidP="004238F2">
      <w:pPr>
        <w:widowControl/>
        <w:tabs>
          <w:tab w:val="left" w:pos="-1440"/>
        </w:tabs>
        <w:jc w:val="both"/>
        <w:rPr>
          <w:szCs w:val="22"/>
        </w:rPr>
      </w:pPr>
      <w:r w:rsidRPr="00012BFB">
        <w:rPr>
          <w:szCs w:val="22"/>
        </w:rPr>
        <w:tab/>
        <w:t>This General Terms Agreement ("GTA") is between XYZ Inc., a Delaware corporation, with its principal place of business at , Dover, DE , (“MRO”) and the "Customer" identified below, collectively referred to as “the Parties”. By executing this GTA, Customer agrees to the terms set forth herein.</w:t>
      </w:r>
      <w:r w:rsidRPr="0063116D">
        <w:rPr>
          <w:b/>
          <w:szCs w:val="22"/>
        </w:rPr>
      </w:r>
      <w:r w:rsidRPr="00012BFB">
        <w:rPr>
          <w:szCs w:val="22"/>
        </w:rPr>
      </w:r>
      <w:r w:rsidR="001E4334">
        <w:rPr>
          <w:szCs w:val="22"/>
        </w:rPr>
      </w:r>
      <w:r w:rsidRPr="00370349">
        <w:rPr>
          <w:szCs w:val="22"/>
        </w:rPr>
      </w:r>
      <w:r>
        <w:rPr>
          <w:szCs w:val="22"/>
        </w:rPr>
      </w:r>
      <w:r w:rsidRPr="00370349">
        <w:rPr>
          <w:szCs w:val="22"/>
        </w:rPr>
      </w:r>
      <w:r>
        <w:rPr>
          <w:szCs w:val="22"/>
        </w:rPr>
      </w:r>
      <w:r w:rsidRPr="00370349">
        <w:rPr>
          <w:szCs w:val="22"/>
        </w:rPr>
      </w:r>
      <w:r>
        <w:rPr>
          <w:szCs w:val="22"/>
        </w:rPr>
      </w:r>
      <w:r w:rsidRPr="00370349">
        <w:rPr>
          <w:szCs w:val="22"/>
        </w:rPr>
      </w:r>
      <w:r>
        <w:rPr>
          <w:szCs w:val="22"/>
        </w:rPr>
      </w:r>
      <w:r w:rsidR="00435539">
        <w:rPr>
          <w:szCs w:val="22"/>
        </w:rPr>
      </w:r>
      <w:r>
        <w:rPr>
          <w:szCs w:val="22"/>
        </w:rPr>
      </w:r>
      <w:r w:rsidRPr="00012BFB">
        <w:rPr>
          <w:szCs w:val="22"/>
        </w:rPr>
      </w:r>
      <w:r>
        <w:rPr>
          <w:szCs w:val="22"/>
        </w:rPr>
      </w:r>
      <w:r w:rsidR="001C234B">
        <w:rPr>
          <w:szCs w:val="22"/>
        </w:rPr>
      </w:r>
      <w:r w:rsidRPr="00012BFB">
        <w:rPr>
          <w:szCs w:val="22"/>
        </w:rPr>
      </w:r>
      <w:r>
        <w:rPr>
          <w:szCs w:val="22"/>
        </w:rPr>
      </w:r>
    </w:p>
    <w:p w14:paraId="171B0288" w14:textId="77777777" w:rsidR="004238F2" w:rsidRPr="00684DAA" w:rsidRDefault="004238F2" w:rsidP="004238F2">
      <w:pPr>
        <w:widowControl/>
        <w:tabs>
          <w:tab w:val="left" w:pos="-1440"/>
        </w:tabs>
        <w:jc w:val="both"/>
        <w:rPr>
          <w:sz w:val="6"/>
          <w:szCs w:val="6"/>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08"/>
        <w:gridCol w:w="1080"/>
        <w:gridCol w:w="1440"/>
        <w:gridCol w:w="3600"/>
      </w:tblGrid>
      <w:tr w:rsidR="004238F2" w14:paraId="19115071" w14:textId="77777777" w:rsidTr="0022701E">
        <w:trPr>
          <w:trHeight w:val="729"/>
          <w:jc w:val="center"/>
        </w:trPr>
        <w:tc>
          <w:tcPr>
            <w:tcW w:w="4788" w:type="dxa"/>
            <w:gridSpan w:val="2"/>
            <w:tcBorders>
              <w:top w:val="nil"/>
              <w:left w:val="nil"/>
              <w:bottom w:val="nil"/>
              <w:right w:val="nil"/>
            </w:tcBorders>
          </w:tcPr>
          <w:p w14:paraId="023CE1FE" w14:textId="77777777" w:rsidR="004238F2" w:rsidRPr="001C234B" w:rsidRDefault="0022701E" w:rsidP="009741B7">
            <w:pPr>
              <w:spacing w:line="360" w:lineRule="auto"/>
              <w:rPr>
                <w:sz w:val="28"/>
                <w:szCs w:val="28"/>
              </w:rPr>
            </w:pPr>
            <w:r>
              <w:rPr>
                <w:sz w:val="28"/>
                <w:szCs w:val="28"/>
              </w:rPr>
              <w:t/>
            </w:r>
            <w:r w:rsidR="00A40DCB">
              <w:rPr>
                <w:sz w:val="28"/>
                <w:szCs w:val="28"/>
              </w:rPr>
              <w:t xml:space="preserve"/>
            </w:r>
            <w:r>
              <w:rPr>
                <w:sz w:val="28"/>
                <w:szCs w:val="28"/>
              </w:rPr>
              <w:t xml:space="preserve"/>
            </w:r>
          </w:p>
        </w:tc>
        <w:tc>
          <w:tcPr>
            <w:tcW w:w="5040" w:type="dxa"/>
            <w:gridSpan w:val="2"/>
            <w:tcBorders>
              <w:top w:val="nil"/>
              <w:left w:val="nil"/>
              <w:bottom w:val="nil"/>
              <w:right w:val="nil"/>
            </w:tcBorders>
          </w:tcPr>
          <w:p w14:paraId="74B684CB" w14:textId="77777777" w:rsidR="004238F2" w:rsidRPr="00770B73" w:rsidRDefault="004238F2" w:rsidP="009741B7">
            <w:pPr>
              <w:spacing w:line="360" w:lineRule="auto"/>
              <w:jc w:val="center"/>
              <w:rPr>
                <w:sz w:val="28"/>
                <w:szCs w:val="28"/>
              </w:rPr>
            </w:pPr>
            <w:r>
              <w:rPr>
                <w:sz w:val="28"/>
                <w:szCs w:val="28"/>
              </w:rPr>
              <w:t/>
            </w:r>
          </w:p>
        </w:tc>
      </w:tr>
      <w:tr w:rsidR="00511AE0" w14:paraId="70C0C227" w14:textId="77777777" w:rsidTr="009741B7">
        <w:trPr>
          <w:jc w:val="center"/>
        </w:trPr>
        <w:tc>
          <w:tcPr>
            <w:tcW w:w="3708" w:type="dxa"/>
            <w:tcBorders>
              <w:top w:val="nil"/>
              <w:left w:val="nil"/>
              <w:bottom w:val="nil"/>
              <w:right w:val="nil"/>
            </w:tcBorders>
          </w:tcPr>
          <w:p w14:paraId="4847D0CC" w14:textId="77777777" w:rsidR="00511AE0" w:rsidRPr="00770B73" w:rsidRDefault="00511AE0"/>
        </w:tc>
        <w:tc>
          <w:tcPr>
            <w:tcW w:w="2520" w:type="dxa"/>
            <w:gridSpan w:val="2"/>
            <w:tcBorders>
              <w:top w:val="nil"/>
              <w:left w:val="nil"/>
              <w:bottom w:val="nil"/>
              <w:right w:val="nil"/>
            </w:tcBorders>
          </w:tcPr>
          <w:p w14:paraId="06220279" w14:textId="77777777" w:rsidR="00511AE0" w:rsidRPr="00770B73" w:rsidRDefault="00511AE0" w:rsidP="00DC0A14">
            <w:pPr>
              <w:rPr>
                <w:i/>
              </w:rPr>
            </w:pPr>
            <w:r>
              <w:rPr>
                <w:i/>
              </w:rPr>
              <w:t xml:space="preserve"/>
            </w:r>
          </w:p>
        </w:tc>
        <w:tc>
          <w:tcPr>
            <w:tcW w:w="3600" w:type="dxa"/>
            <w:tcBorders>
              <w:top w:val="nil"/>
              <w:left w:val="nil"/>
              <w:right w:val="nil"/>
            </w:tcBorders>
          </w:tcPr>
          <w:p w14:paraId="61C57FB2" w14:textId="5FC41F97" w:rsidR="00511AE0" w:rsidRPr="003F45BC" w:rsidRDefault="003F45BC">
            <w:pPr>
              <w:rPr>
                <w:szCs w:val="22"/>
              </w:rPr>
            </w:pPr>
            <w:r>
              <w:t/>
            </w:r>
          </w:p>
        </w:tc>
      </w:tr>
      <w:tr w:rsidR="005E1D7F" w14:paraId="37186299" w14:textId="77777777" w:rsidTr="009741B7">
        <w:trPr>
          <w:jc w:val="center"/>
        </w:trPr>
        <w:tc>
          <w:tcPr>
            <w:tcW w:w="3708" w:type="dxa"/>
            <w:tcBorders>
              <w:top w:val="nil"/>
              <w:left w:val="nil"/>
              <w:bottom w:val="nil"/>
              <w:right w:val="nil"/>
            </w:tcBorders>
          </w:tcPr>
          <w:p w14:paraId="2DE540FD" w14:textId="4E284304" w:rsidR="005E1D7F" w:rsidRDefault="005E1D7F">
            <w:r>
              <w:t xml:space="preserve"/>
            </w:r>
            <w:r w:rsidRPr="00AF71B6">
              <w:rPr>
                <w:vertAlign w:val="superscript"/>
              </w:rPr>
            </w:r>
            <w:r/>
            <w:r w:rsidR="00F86466"/>
          </w:p>
          <w:p w14:paraId="4EFAF643" w14:textId="77777777" w:rsidR="005E1D7F" w:rsidRDefault="005E1D7F">
            <w:r>
              <w:t xml:space="preserve"/>
            </w:r>
          </w:p>
          <w:p w14:paraId="2D6CCA4E" w14:textId="0E2E6938" w:rsidR="005E1D7F" w:rsidRPr="00770B73" w:rsidRDefault="005E1D7F">
            <w:r>
              <w:t/>
            </w:r>
          </w:p>
        </w:tc>
        <w:tc>
          <w:tcPr>
            <w:tcW w:w="2520" w:type="dxa"/>
            <w:gridSpan w:val="2"/>
            <w:tcBorders>
              <w:top w:val="nil"/>
              <w:left w:val="nil"/>
              <w:bottom w:val="nil"/>
              <w:right w:val="nil"/>
            </w:tcBorders>
          </w:tcPr>
          <w:p w14:paraId="4199E9DA" w14:textId="77777777" w:rsidR="005E1D7F" w:rsidRDefault="005E1D7F" w:rsidP="00DC0A14">
            <w:pPr>
              <w:rPr>
                <w:i/>
              </w:rPr>
            </w:pPr>
            <w:r>
              <w:rPr>
                <w:i/>
              </w:rPr>
              <w:t/>
            </w:r>
          </w:p>
        </w:tc>
        <w:tc>
          <w:tcPr>
            <w:tcW w:w="3600" w:type="dxa"/>
            <w:tcBorders>
              <w:top w:val="nil"/>
              <w:left w:val="nil"/>
              <w:right w:val="nil"/>
            </w:tcBorders>
          </w:tcPr>
          <w:p w14:paraId="668E00AA" w14:textId="77777777" w:rsidR="003F45BC" w:rsidRPr="003F45BC" w:rsidRDefault="003F45BC">
            <w:r w:rsidRPr="003F45BC">
              <w:t xml:space="preserve"/>
            </w:r>
          </w:p>
          <w:p w14:paraId="48AD3007" w14:textId="70BC66C7" w:rsidR="005E1D7F" w:rsidRPr="003F45BC" w:rsidRDefault="003F45BC">
            <w:pPr>
              <w:rPr>
                <w:szCs w:val="22"/>
              </w:rPr>
            </w:pPr>
            <w:r w:rsidRPr="003F45BC">
              <w:t xml:space="preserve"/>
            </w:r>
          </w:p>
        </w:tc>
      </w:tr>
      <w:tr w:rsidR="005E1D7F" w14:paraId="4B9D63DA" w14:textId="77777777" w:rsidTr="009741B7">
        <w:trPr>
          <w:jc w:val="center"/>
        </w:trPr>
        <w:tc>
          <w:tcPr>
            <w:tcW w:w="3708" w:type="dxa"/>
            <w:tcBorders>
              <w:top w:val="nil"/>
              <w:left w:val="nil"/>
              <w:right w:val="nil"/>
            </w:tcBorders>
          </w:tcPr>
          <w:p w14:paraId="3D8B4A32" w14:textId="77777777" w:rsidR="005E1D7F" w:rsidRPr="00770B73" w:rsidRDefault="005E1D7F"/>
        </w:tc>
        <w:tc>
          <w:tcPr>
            <w:tcW w:w="2520" w:type="dxa"/>
            <w:gridSpan w:val="2"/>
            <w:tcBorders>
              <w:top w:val="nil"/>
              <w:left w:val="nil"/>
              <w:bottom w:val="nil"/>
              <w:right w:val="nil"/>
            </w:tcBorders>
          </w:tcPr>
          <w:p w14:paraId="23AA2600" w14:textId="77777777" w:rsidR="005E1D7F" w:rsidRPr="00770B73" w:rsidRDefault="005E1D7F" w:rsidP="00DC0A14">
            <w:pPr>
              <w:rPr>
                <w:i/>
              </w:rPr>
            </w:pPr>
            <w:r w:rsidRPr="00770B73">
              <w:rPr>
                <w:i/>
              </w:rPr>
              <w:t/>
            </w:r>
          </w:p>
        </w:tc>
        <w:tc>
          <w:tcPr>
            <w:tcW w:w="3600" w:type="dxa"/>
            <w:tcBorders>
              <w:top w:val="nil"/>
              <w:left w:val="nil"/>
              <w:right w:val="nil"/>
            </w:tcBorders>
          </w:tcPr>
          <w:p w14:paraId="51808C90" w14:textId="77777777" w:rsidR="005E1D7F" w:rsidRPr="00770B73" w:rsidRDefault="005E1D7F" w:rsidP="00DC0A14"/>
        </w:tc>
      </w:tr>
      <w:tr w:rsidR="005E1D7F" w14:paraId="0674191B" w14:textId="77777777" w:rsidTr="009741B7">
        <w:trPr>
          <w:jc w:val="center"/>
        </w:trPr>
        <w:tc>
          <w:tcPr>
            <w:tcW w:w="3708" w:type="dxa"/>
            <w:tcBorders>
              <w:left w:val="nil"/>
              <w:right w:val="nil"/>
            </w:tcBorders>
          </w:tcPr>
          <w:p w14:paraId="700C7F7A" w14:textId="77777777" w:rsidR="005E1D7F" w:rsidRPr="00770B73" w:rsidRDefault="005E1D7F" w:rsidP="00DC0A14">
            <w:r>
              <w:t/>
            </w:r>
          </w:p>
        </w:tc>
        <w:tc>
          <w:tcPr>
            <w:tcW w:w="2520" w:type="dxa"/>
            <w:gridSpan w:val="2"/>
            <w:tcBorders>
              <w:top w:val="nil"/>
              <w:left w:val="nil"/>
              <w:bottom w:val="nil"/>
              <w:right w:val="nil"/>
            </w:tcBorders>
          </w:tcPr>
          <w:p w14:paraId="2A8370FE" w14:textId="77777777" w:rsidR="005E1D7F" w:rsidRPr="00770B73" w:rsidRDefault="005E1D7F" w:rsidP="00DC0A14">
            <w:pPr>
              <w:rPr>
                <w:i/>
              </w:rPr>
            </w:pPr>
            <w:r w:rsidRPr="00770B73">
              <w:rPr>
                <w:i/>
              </w:rPr>
              <w:t/>
            </w:r>
          </w:p>
        </w:tc>
        <w:tc>
          <w:tcPr>
            <w:tcW w:w="3600" w:type="dxa"/>
            <w:tcBorders>
              <w:left w:val="nil"/>
              <w:right w:val="nil"/>
            </w:tcBorders>
          </w:tcPr>
          <w:p w14:paraId="0F929BEA" w14:textId="77777777" w:rsidR="005E1D7F" w:rsidRPr="00770B73" w:rsidRDefault="005E1D7F" w:rsidP="00DC0A14"/>
        </w:tc>
      </w:tr>
      <w:tr w:rsidR="005E1D7F" w14:paraId="578E339B" w14:textId="77777777" w:rsidTr="009741B7">
        <w:trPr>
          <w:jc w:val="center"/>
        </w:trPr>
        <w:tc>
          <w:tcPr>
            <w:tcW w:w="3708" w:type="dxa"/>
            <w:tcBorders>
              <w:left w:val="nil"/>
              <w:right w:val="nil"/>
            </w:tcBorders>
          </w:tcPr>
          <w:p w14:paraId="2EF3E405" w14:textId="77777777" w:rsidR="005E1D7F" w:rsidRPr="00770B73" w:rsidRDefault="005E1D7F" w:rsidP="00DC0A14">
            <w:r>
              <w:t/>
            </w:r>
          </w:p>
        </w:tc>
        <w:tc>
          <w:tcPr>
            <w:tcW w:w="2520" w:type="dxa"/>
            <w:gridSpan w:val="2"/>
            <w:tcBorders>
              <w:top w:val="nil"/>
              <w:left w:val="nil"/>
              <w:bottom w:val="nil"/>
              <w:right w:val="nil"/>
            </w:tcBorders>
          </w:tcPr>
          <w:p w14:paraId="5D7F6B08" w14:textId="77777777" w:rsidR="005E1D7F" w:rsidRPr="00770B73" w:rsidRDefault="005E1D7F" w:rsidP="00DC0A14">
            <w:pPr>
              <w:rPr>
                <w:i/>
              </w:rPr>
            </w:pPr>
            <w:r w:rsidRPr="00770B73">
              <w:rPr>
                <w:i/>
              </w:rPr>
              <w:t/>
            </w:r>
            <w:r>
              <w:rPr>
                <w:i/>
              </w:rPr>
              <w:t/>
            </w:r>
          </w:p>
        </w:tc>
        <w:tc>
          <w:tcPr>
            <w:tcW w:w="3600" w:type="dxa"/>
            <w:tcBorders>
              <w:left w:val="nil"/>
              <w:right w:val="nil"/>
            </w:tcBorders>
          </w:tcPr>
          <w:p w14:paraId="7C39FC3A" w14:textId="3CF7DC82" w:rsidR="005E1D7F" w:rsidRPr="00770B73" w:rsidRDefault="00560D66" w:rsidP="00DC0A14">
            <w:r>
              <w:t/>
            </w:r>
          </w:p>
        </w:tc>
      </w:tr>
      <w:tr w:rsidR="005E1D7F" w14:paraId="616798A6" w14:textId="77777777" w:rsidTr="009741B7">
        <w:trPr>
          <w:jc w:val="center"/>
        </w:trPr>
        <w:tc>
          <w:tcPr>
            <w:tcW w:w="3708" w:type="dxa"/>
            <w:tcBorders>
              <w:left w:val="nil"/>
              <w:right w:val="nil"/>
            </w:tcBorders>
          </w:tcPr>
          <w:p w14:paraId="055EA8F0" w14:textId="77777777" w:rsidR="005E1D7F" w:rsidRPr="00770B73" w:rsidRDefault="005E1D7F" w:rsidP="00DC0A14"/>
        </w:tc>
        <w:tc>
          <w:tcPr>
            <w:tcW w:w="2520" w:type="dxa"/>
            <w:gridSpan w:val="2"/>
            <w:tcBorders>
              <w:top w:val="nil"/>
              <w:left w:val="nil"/>
              <w:bottom w:val="nil"/>
              <w:right w:val="nil"/>
            </w:tcBorders>
          </w:tcPr>
          <w:p w14:paraId="1B83BAAF" w14:textId="77777777" w:rsidR="005E1D7F" w:rsidRPr="00770B73" w:rsidRDefault="005E1D7F" w:rsidP="00DC0A14">
            <w:pPr>
              <w:rPr>
                <w:i/>
              </w:rPr>
            </w:pPr>
            <w:r w:rsidRPr="00770B73">
              <w:rPr>
                <w:i/>
              </w:rPr>
              <w:t/>
            </w:r>
          </w:p>
        </w:tc>
        <w:tc>
          <w:tcPr>
            <w:tcW w:w="3600" w:type="dxa"/>
            <w:tcBorders>
              <w:left w:val="nil"/>
              <w:right w:val="nil"/>
            </w:tcBorders>
          </w:tcPr>
          <w:p w14:paraId="279D8798" w14:textId="77777777" w:rsidR="005E1D7F" w:rsidRPr="00770B73" w:rsidRDefault="005E1D7F" w:rsidP="00DC0A14"/>
        </w:tc>
      </w:tr>
      <w:tr w:rsidR="00560D66" w14:paraId="2E7071FF" w14:textId="77777777" w:rsidTr="009741B7">
        <w:trPr>
          <w:trHeight w:val="746"/>
          <w:jc w:val="center"/>
        </w:trPr>
        <w:tc>
          <w:tcPr>
            <w:tcW w:w="3708" w:type="dxa"/>
            <w:tcBorders>
              <w:left w:val="nil"/>
              <w:right w:val="nil"/>
            </w:tcBorders>
          </w:tcPr>
          <w:p w14:paraId="5E580E9D" w14:textId="77777777" w:rsidR="00560D66" w:rsidRDefault="00560D66" w:rsidP="00DC0A14">
            <w:r>
              <w:t xml:space="preserve"/>
            </w:r>
          </w:p>
          <w:p w14:paraId="733595F7" w14:textId="77777777" w:rsidR="00560D66" w:rsidRPr="00770B73" w:rsidRDefault="00560D66" w:rsidP="00DC0A14">
            <w:r>
              <w:t xml:space="preserve"/>
            </w:r>
          </w:p>
        </w:tc>
        <w:tc>
          <w:tcPr>
            <w:tcW w:w="2520" w:type="dxa"/>
            <w:gridSpan w:val="2"/>
            <w:tcBorders>
              <w:top w:val="nil"/>
              <w:left w:val="nil"/>
              <w:bottom w:val="nil"/>
              <w:right w:val="nil"/>
            </w:tcBorders>
          </w:tcPr>
          <w:p w14:paraId="69C72B60" w14:textId="77777777" w:rsidR="00560D66" w:rsidRPr="00770B73" w:rsidRDefault="00560D66" w:rsidP="00DC0A14">
            <w:pPr>
              <w:rPr>
                <w:i/>
              </w:rPr>
            </w:pPr>
            <w:r>
              <w:t/>
            </w:r>
          </w:p>
        </w:tc>
        <w:tc>
          <w:tcPr>
            <w:tcW w:w="3600" w:type="dxa"/>
            <w:tcBorders>
              <w:left w:val="nil"/>
              <w:bottom w:val="nil"/>
              <w:right w:val="nil"/>
            </w:tcBorders>
          </w:tcPr>
          <w:p w14:paraId="18D7EB74" w14:textId="044155BB" w:rsidR="00560D66" w:rsidRPr="00770B73" w:rsidRDefault="00560D66" w:rsidP="00DC0A14">
            <w:r w:rsidRPr="003F45BC">
              <w:t xml:space="preserve"/>
            </w:r>
            <w:r w:rsidRPr="00DC0A14">
              <w:rPr>
                <w:vertAlign w:val="superscript"/>
              </w:rPr>
            </w:r>
            <w:r w:rsidRPr="003F45BC"/>
            <w:r w:rsidRPr="00DC0A14">
              <w:rPr>
                <w:vertAlign w:val="superscript"/>
              </w:rPr>
            </w:r>
            <w:r w:rsidRPr="003F45BC"/>
            <w:r w:rsidR="00D7124E"/>
            <w:r w:rsidRPr="003F45BC"/>
          </w:p>
        </w:tc>
      </w:tr>
      <w:tr w:rsidR="00560D66" w14:paraId="13D1A3C7" w14:textId="77777777" w:rsidTr="009741B7">
        <w:trPr>
          <w:trHeight w:val="368"/>
          <w:jc w:val="center"/>
        </w:trPr>
        <w:tc>
          <w:tcPr>
            <w:tcW w:w="3708" w:type="dxa"/>
            <w:tcBorders>
              <w:left w:val="nil"/>
              <w:right w:val="nil"/>
            </w:tcBorders>
          </w:tcPr>
          <w:p w14:paraId="2AD20799" w14:textId="77777777" w:rsidR="00560D66" w:rsidRPr="00770B73" w:rsidRDefault="00560D66" w:rsidP="00560D66">
            <w:pPr>
              <w:spacing w:line="360" w:lineRule="auto"/>
              <w:rPr>
                <w:sz w:val="23"/>
                <w:szCs w:val="23"/>
              </w:rPr>
            </w:pPr>
          </w:p>
        </w:tc>
        <w:tc>
          <w:tcPr>
            <w:tcW w:w="2520" w:type="dxa"/>
            <w:gridSpan w:val="2"/>
            <w:tcBorders>
              <w:top w:val="nil"/>
              <w:left w:val="nil"/>
              <w:bottom w:val="nil"/>
              <w:right w:val="nil"/>
            </w:tcBorders>
          </w:tcPr>
          <w:p w14:paraId="567A48C1" w14:textId="77777777" w:rsidR="00560D66" w:rsidRPr="00770B73" w:rsidRDefault="00560D66" w:rsidP="00560D66">
            <w:pPr>
              <w:spacing w:line="360" w:lineRule="auto"/>
              <w:jc w:val="center"/>
              <w:rPr>
                <w:i/>
                <w:sz w:val="23"/>
                <w:szCs w:val="23"/>
              </w:rPr>
            </w:pPr>
            <w:r>
              <w:t/>
            </w:r>
          </w:p>
        </w:tc>
        <w:tc>
          <w:tcPr>
            <w:tcW w:w="3600" w:type="dxa"/>
            <w:tcBorders>
              <w:left w:val="nil"/>
              <w:bottom w:val="nil"/>
              <w:right w:val="nil"/>
            </w:tcBorders>
          </w:tcPr>
          <w:p w14:paraId="2C45FB97" w14:textId="77777777" w:rsidR="00560D66" w:rsidRPr="00770B73" w:rsidRDefault="00560D66" w:rsidP="00560D66">
            <w:pPr>
              <w:spacing w:line="360" w:lineRule="auto"/>
              <w:rPr>
                <w:sz w:val="23"/>
                <w:szCs w:val="23"/>
              </w:rPr>
            </w:pPr>
          </w:p>
        </w:tc>
      </w:tr>
    </w:tbl>
    <w:p w14:paraId="6C84CD8D" w14:textId="77777777" w:rsidR="001C234B" w:rsidRPr="00684DAA" w:rsidRDefault="001C234B" w:rsidP="00380F0D">
      <w:pPr>
        <w:widowControl/>
        <w:tabs>
          <w:tab w:val="left" w:pos="-1440"/>
        </w:tabs>
        <w:jc w:val="both"/>
        <w:rPr>
          <w:sz w:val="6"/>
          <w:szCs w:val="6"/>
        </w:rPr>
      </w:pPr>
    </w:p>
    <w:p w14:paraId="3DCE8645" w14:textId="77777777" w:rsidR="004238F2" w:rsidRPr="002F32AC" w:rsidRDefault="004238F2" w:rsidP="00380F0D">
      <w:pPr>
        <w:widowControl/>
        <w:tabs>
          <w:tab w:val="left" w:pos="-1440"/>
        </w:tabs>
        <w:jc w:val="both"/>
        <w:rPr>
          <w:szCs w:val="22"/>
        </w:rPr>
      </w:pPr>
      <w:r w:rsidRPr="002F32AC">
        <w:rPr>
          <w:szCs w:val="22"/>
        </w:rPr>
        <w:t>In exchange of the mutual covenants contained herein and other good and valuable consideration, the receipt and sufficiency of which the parties hereby acknowledge, the parties agree as follows:</w:t>
      </w:r>
    </w:p>
    <w:p w14:paraId="3701DC35" w14:textId="77777777" w:rsidR="004238F2" w:rsidRPr="002F32AC" w:rsidRDefault="004238F2" w:rsidP="00380F0D">
      <w:pPr>
        <w:pStyle w:val="StyleHeading1Before0pt"/>
        <w:rPr>
          <w:sz w:val="22"/>
          <w:szCs w:val="22"/>
        </w:rPr>
      </w:pPr>
      <w:r w:rsidRPr="002F32AC">
        <w:rPr>
          <w:sz w:val="22"/>
          <w:szCs w:val="22"/>
        </w:rPr>
        <w:t>DEFINITIONS</w:t>
      </w:r>
    </w:p>
    <w:p w14:paraId="5D69C09B" w14:textId="77777777" w:rsidR="004238F2" w:rsidRPr="002F32AC" w:rsidRDefault="004238F2" w:rsidP="00380F0D">
      <w:pPr>
        <w:widowControl/>
        <w:tabs>
          <w:tab w:val="left" w:pos="-1440"/>
        </w:tabs>
        <w:ind w:left="720"/>
        <w:jc w:val="both"/>
        <w:rPr>
          <w:szCs w:val="22"/>
        </w:rPr>
      </w:pPr>
      <w:r w:rsidRPr="002F32AC">
        <w:rPr>
          <w:szCs w:val="22"/>
        </w:rPr>
        <w:t>The following definitions will apply to this GTA:</w:t>
      </w:r>
    </w:p>
    <w:p w14:paraId="3D0EF4F7" w14:textId="77777777" w:rsidR="004238F2" w:rsidRPr="002F32AC" w:rsidRDefault="004238F2" w:rsidP="00380F0D">
      <w:pPr>
        <w:pStyle w:val="Heading2"/>
        <w:ind w:left="0" w:firstLine="720"/>
        <w:rPr>
          <w:szCs w:val="22"/>
        </w:rPr>
      </w:pPr>
      <w:r w:rsidRPr="002F32AC">
        <w:rPr>
          <w:szCs w:val="22"/>
        </w:rPr>
        <w:t>The term "Aircraft" shall mean Customer's aircraft, as identified by registration number and serial number  the appropriate Service Agreement, delivered by Customer to MRO for the performance of Services.</w:t>
      </w:r>
    </w:p>
    <w:p w14:paraId="01D88ED6" w14:textId="77777777" w:rsidR="004238F2" w:rsidRPr="002F32AC" w:rsidRDefault="004238F2" w:rsidP="00DC0A14">
      <w:pPr>
        <w:pStyle w:val="Heading2"/>
        <w:ind w:left="0" w:firstLine="720"/>
        <w:rPr>
          <w:szCs w:val="22"/>
        </w:rPr>
      </w:pPr>
      <w:r w:rsidRPr="002F32AC">
        <w:rPr>
          <w:szCs w:val="22"/>
        </w:rPr>
        <w:t>The term "Component" shall mean any sub-assembly, line replaceable unit, rotable unit (as defined in the relevant Aircraft maintenance manual), or parts as defined in the Aircraft or Engine illustrated parts manual.</w:t>
      </w:r>
    </w:p>
    <w:p w14:paraId="03BF5784" w14:textId="606D5CA5" w:rsidR="00560D66" w:rsidRDefault="00560D66" w:rsidP="004238F2">
      <w:pPr>
        <w:pStyle w:val="Heading2"/>
        <w:ind w:left="0" w:firstLine="720"/>
        <w:rPr>
          <w:szCs w:val="22"/>
        </w:rPr>
      </w:pPr>
      <w:r w:rsidRPr="002F32AC">
        <w:rPr>
          <w:szCs w:val="22"/>
        </w:rPr>
        <w:lastRenderedPageBreak/>
        <w:t xml:space="preserve">The term "Customer" </w:t>
      </w:r>
      <w:r>
        <w:rPr>
          <w:szCs w:val="22"/>
        </w:rPr>
        <w:t>include</w:t>
      </w:r>
      <w:r w:rsidR="00DC0A14">
        <w:rPr>
          <w:szCs w:val="22"/>
        </w:rPr>
        <w:t>s</w:t>
      </w:r>
      <w:r>
        <w:rPr>
          <w:szCs w:val="22"/>
        </w:rPr>
        <w:t xml:space="preserve"> </w:t>
      </w:r>
      <w:r w:rsidR="00DC0A14">
        <w:rPr>
          <w:szCs w:val="22"/>
        </w:rPr>
        <w:t xml:space="preserve">the entity named above and any assignees of such entity if the assignment is </w:t>
      </w:r>
      <w:r w:rsidR="004E1EF2" w:rsidRPr="004E1EF2">
        <w:rPr>
          <w:szCs w:val="22"/>
        </w:rPr>
        <w:t xml:space="preserve">approved in writing by </w:t>
      </w:r>
      <w:r w:rsidR="004E1EF2">
        <w:rPr>
          <w:szCs w:val="22"/>
        </w:rPr>
        <w:t>MRO</w:t>
      </w:r>
      <w:r>
        <w:rPr>
          <w:szCs w:val="22"/>
        </w:rPr>
        <w:t>.</w:t>
      </w:r>
    </w:p>
    <w:p w14:paraId="6BEC58D1" w14:textId="2F011792" w:rsidR="004238F2" w:rsidRPr="002F32AC" w:rsidRDefault="004238F2" w:rsidP="004238F2">
      <w:pPr>
        <w:pStyle w:val="Heading2"/>
        <w:ind w:left="0" w:firstLine="720"/>
        <w:rPr>
          <w:szCs w:val="22"/>
        </w:rPr>
      </w:pPr>
      <w:r w:rsidRPr="002F32AC">
        <w:rPr>
          <w:szCs w:val="22"/>
        </w:rPr>
        <w:t xml:space="preserve">The term "Customer Furnished Material" shall mean all Components, parts and materials provided by Customer for incorporation into its Aircraft, Engine, </w:t>
      </w:r>
      <w:r w:rsidR="00560D66">
        <w:rPr>
          <w:szCs w:val="22"/>
        </w:rPr>
        <w:t>q</w:t>
      </w:r>
      <w:r w:rsidRPr="002F32AC">
        <w:rPr>
          <w:szCs w:val="22"/>
        </w:rPr>
        <w:t xml:space="preserve">uick </w:t>
      </w:r>
      <w:r w:rsidR="00560D66">
        <w:rPr>
          <w:szCs w:val="22"/>
        </w:rPr>
        <w:t>e</w:t>
      </w:r>
      <w:r w:rsidRPr="002F32AC">
        <w:rPr>
          <w:szCs w:val="22"/>
        </w:rPr>
        <w:t xml:space="preserve">ngine </w:t>
      </w:r>
      <w:r w:rsidR="00560D66">
        <w:rPr>
          <w:szCs w:val="22"/>
        </w:rPr>
        <w:t>c</w:t>
      </w:r>
      <w:r w:rsidRPr="002F32AC">
        <w:rPr>
          <w:szCs w:val="22"/>
        </w:rPr>
        <w:t xml:space="preserve">hange </w:t>
      </w:r>
      <w:r w:rsidR="00560D66">
        <w:rPr>
          <w:szCs w:val="22"/>
        </w:rPr>
        <w:t>a</w:t>
      </w:r>
      <w:r w:rsidRPr="002F32AC">
        <w:rPr>
          <w:szCs w:val="22"/>
        </w:rPr>
        <w:t xml:space="preserve">ccessories, or </w:t>
      </w:r>
      <w:r w:rsidR="00560D66">
        <w:rPr>
          <w:szCs w:val="22"/>
        </w:rPr>
        <w:t xml:space="preserve">other </w:t>
      </w:r>
      <w:r w:rsidRPr="002F32AC">
        <w:rPr>
          <w:szCs w:val="22"/>
        </w:rPr>
        <w:t>Components</w:t>
      </w:r>
      <w:r w:rsidR="00763C65">
        <w:rPr>
          <w:szCs w:val="22"/>
        </w:rPr>
        <w:t>.</w:t>
      </w:r>
    </w:p>
    <w:p w14:paraId="65184928" w14:textId="7C1057FC" w:rsidR="004238F2" w:rsidRPr="002F32AC" w:rsidRDefault="004238F2" w:rsidP="004238F2">
      <w:pPr>
        <w:pStyle w:val="Heading2"/>
        <w:ind w:left="0" w:firstLine="720"/>
        <w:rPr>
          <w:szCs w:val="22"/>
        </w:rPr>
      </w:pPr>
      <w:r w:rsidRPr="002F32AC">
        <w:rPr>
          <w:szCs w:val="22"/>
        </w:rPr>
        <w:t>The term "Engine" shall mean Customer's engines pertaining to an Aircraft, as identified by serial number in the appropriate Service Agreement, delivered by Customer to MRO as part of such Aircraft.</w:t>
      </w:r>
      <w:r w:rsidR="00560D66" w:rsidRPr="002F32AC">
        <w:rPr>
          <w:szCs w:val="22"/>
        </w:rPr>
      </w:r>
      <w:r w:rsidR="00560D66">
        <w:rPr>
          <w:szCs w:val="22"/>
        </w:rPr>
      </w:r>
      <w:r w:rsidR="00560D66" w:rsidRPr="002F32AC">
        <w:rPr>
          <w:szCs w:val="22"/>
        </w:rPr>
      </w:r>
      <w:r w:rsidR="00560D66">
        <w:rPr>
          <w:szCs w:val="22"/>
        </w:rPr>
      </w:r>
      <w:r w:rsidR="00560D66" w:rsidRPr="002F32AC">
        <w:rPr>
          <w:szCs w:val="22"/>
        </w:rPr>
      </w:r>
      <w:r w:rsidR="00560D66">
        <w:rPr>
          <w:szCs w:val="22"/>
        </w:rPr>
      </w:r>
      <w:r w:rsidRPr="002F32AC">
        <w:rPr>
          <w:szCs w:val="22"/>
        </w:rPr>
      </w:r>
    </w:p>
    <w:p w14:paraId="6FBB5E6B" w14:textId="77777777" w:rsidR="004238F2" w:rsidRPr="002F32AC" w:rsidRDefault="004238F2" w:rsidP="00380F0D">
      <w:pPr>
        <w:pStyle w:val="Heading2"/>
        <w:ind w:left="0" w:firstLine="720"/>
        <w:rPr>
          <w:szCs w:val="22"/>
        </w:rPr>
      </w:pPr>
      <w:r w:rsidRPr="002F32AC">
        <w:rPr>
          <w:color w:val="000000"/>
          <w:szCs w:val="22"/>
        </w:rPr>
        <w:t xml:space="preserve">The term "Expendable Material" includes cleaning materials and supplies, caps, plugs, tags, tape, sealant, primer, corrosion prevention compounds, bits, bores and other small tooling (excluding special tooling), nuts, bolts, washers, screws, cotter pins, safety wire, lubricants, etc. used and consumed during the course of providing Services, with a cost equal to or less than the “Expendable Materials Stock Limit” in Appendix II – Pricing and Payment Terms, of the Work Scope Agreement. Expendable Materials will be charged at the percentage of the labor rate specified in </w:t>
      </w:r>
      <w:r w:rsidR="007E1DA5" w:rsidRPr="002F32AC">
        <w:rPr>
          <w:color w:val="000000"/>
          <w:szCs w:val="22"/>
        </w:rPr>
        <w:t xml:space="preserve">that </w:t>
      </w:r>
      <w:r w:rsidRPr="002F32AC">
        <w:rPr>
          <w:color w:val="000000"/>
          <w:szCs w:val="22"/>
        </w:rPr>
        <w:t>section of the Work Scope Agreement.</w:t>
      </w:r>
    </w:p>
    <w:p w14:paraId="02221561" w14:textId="77777777" w:rsidR="004238F2" w:rsidRDefault="004238F2" w:rsidP="00380F0D">
      <w:pPr>
        <w:pStyle w:val="Heading2"/>
        <w:ind w:left="0" w:firstLine="720"/>
        <w:rPr>
          <w:szCs w:val="22"/>
        </w:rPr>
      </w:pPr>
      <w:r w:rsidRPr="002F32AC">
        <w:rPr>
          <w:szCs w:val="22"/>
        </w:rPr>
        <w:t>The term "Maintenance Manual" shall mean any Maintenance Manual provided by Customer to MRO which is acceptable to Customer, MRO and the FAA or appropriate Civil Aviation Authority.</w:t>
      </w:r>
    </w:p>
    <w:p w14:paraId="29E2CC1D" w14:textId="77777777" w:rsidR="00300A44" w:rsidRPr="009B203E" w:rsidRDefault="00300A44" w:rsidP="00380F0D">
      <w:pPr>
        <w:pStyle w:val="Heading2"/>
        <w:ind w:left="0" w:firstLine="720"/>
        <w:rPr>
          <w:szCs w:val="22"/>
        </w:rPr>
      </w:pPr>
      <w:r w:rsidRPr="009B203E">
        <w:rPr>
          <w:szCs w:val="22"/>
        </w:rPr>
        <w:t xml:space="preserve">The term “Major Alteration” shall mean an alteration not listed in the aircraft </w:t>
      </w:r>
      <w:r>
        <w:rPr>
          <w:szCs w:val="22"/>
        </w:rPr>
        <w:t xml:space="preserve">type design </w:t>
      </w:r>
      <w:r w:rsidRPr="009B203E">
        <w:rPr>
          <w:szCs w:val="22"/>
        </w:rPr>
        <w:t>specifications that might appreciably affect weight, balance, structural strength, performance, powerplant operation, flight characteristics, or other qualities affecting airworthiness</w:t>
      </w:r>
      <w:r>
        <w:rPr>
          <w:szCs w:val="22"/>
        </w:rPr>
        <w:t>.</w:t>
      </w:r>
    </w:p>
    <w:p w14:paraId="7CBD2E60" w14:textId="77777777" w:rsidR="00300A44" w:rsidRDefault="00300A44" w:rsidP="00380F0D">
      <w:pPr>
        <w:pStyle w:val="Heading2"/>
        <w:spacing w:after="0"/>
        <w:ind w:left="0" w:firstLine="720"/>
        <w:rPr>
          <w:szCs w:val="22"/>
        </w:rPr>
      </w:pPr>
      <w:r>
        <w:rPr>
          <w:szCs w:val="22"/>
        </w:rPr>
        <w:t xml:space="preserve">The term “Modification” shall mean any change to the aircraft </w:t>
      </w:r>
      <w:r w:rsidRPr="00E72F79">
        <w:rPr>
          <w:szCs w:val="22"/>
        </w:rPr>
        <w:t xml:space="preserve">physical characteristics, </w:t>
      </w:r>
      <w:r>
        <w:rPr>
          <w:szCs w:val="22"/>
        </w:rPr>
        <w:t xml:space="preserve">including but not limited to aircraft airframe structures, interiors, </w:t>
      </w:r>
      <w:r w:rsidRPr="00E72F79">
        <w:rPr>
          <w:szCs w:val="22"/>
        </w:rPr>
        <w:t xml:space="preserve">accomplished by </w:t>
      </w:r>
      <w:r>
        <w:rPr>
          <w:szCs w:val="22"/>
        </w:rPr>
        <w:t>Major A</w:t>
      </w:r>
      <w:r w:rsidRPr="00E72F79">
        <w:rPr>
          <w:szCs w:val="22"/>
        </w:rPr>
        <w:t>lteration</w:t>
      </w:r>
      <w:r>
        <w:rPr>
          <w:szCs w:val="22"/>
        </w:rPr>
        <w:t>.</w:t>
      </w:r>
    </w:p>
    <w:p w14:paraId="3EFB5189" w14:textId="77777777" w:rsidR="00300A44" w:rsidRPr="00380F0D" w:rsidRDefault="00300A44" w:rsidP="00300A44">
      <w:pPr>
        <w:rPr>
          <w:sz w:val="6"/>
          <w:szCs w:val="6"/>
        </w:rPr>
      </w:pPr>
    </w:p>
    <w:p w14:paraId="18498457" w14:textId="3357E446" w:rsidR="00926EC4" w:rsidRPr="00552AA8" w:rsidRDefault="00926EC4" w:rsidP="00926EC4">
      <w:pPr>
        <w:pStyle w:val="Heading2"/>
        <w:ind w:left="0" w:firstLine="720"/>
        <w:rPr>
          <w:color w:val="000000" w:themeColor="text1"/>
          <w:szCs w:val="22"/>
        </w:rPr>
      </w:pPr>
      <w:r w:rsidRPr="00552AA8">
        <w:rPr>
          <w:szCs w:val="22"/>
        </w:rPr>
        <w:t xml:space="preserve">The </w:t>
      </w:r>
      <w:r w:rsidRPr="00552AA8">
        <w:rPr>
          <w:color w:val="000000" w:themeColor="text1"/>
          <w:szCs w:val="22"/>
        </w:rPr>
        <w:t xml:space="preserve">term “Over and Above Charges” is used in connection with Services which MRO is </w:t>
      </w:r>
      <w:r w:rsidR="00D34C23">
        <w:rPr>
          <w:color w:val="000000" w:themeColor="text1"/>
          <w:szCs w:val="22"/>
        </w:rPr>
        <w:t xml:space="preserve">authorized </w:t>
      </w:r>
      <w:r w:rsidRPr="00552AA8">
        <w:rPr>
          <w:color w:val="000000" w:themeColor="text1"/>
          <w:szCs w:val="22"/>
        </w:rPr>
        <w:t xml:space="preserve">to provide but </w:t>
      </w:r>
      <w:r w:rsidR="00D34C23">
        <w:rPr>
          <w:color w:val="000000" w:themeColor="text1"/>
          <w:szCs w:val="22"/>
        </w:rPr>
        <w:t xml:space="preserve">which are not expressly included in a </w:t>
      </w:r>
      <w:r w:rsidRPr="00552AA8">
        <w:rPr>
          <w:color w:val="000000" w:themeColor="text1"/>
          <w:szCs w:val="22"/>
        </w:rPr>
        <w:t xml:space="preserve"> Service Agreement.</w:t>
      </w:r>
    </w:p>
    <w:p w14:paraId="709AC9EE" w14:textId="77777777" w:rsidR="004238F2" w:rsidRPr="002F32AC" w:rsidRDefault="004238F2" w:rsidP="00380F0D">
      <w:pPr>
        <w:pStyle w:val="Heading2"/>
        <w:ind w:left="0" w:firstLine="720"/>
        <w:rPr>
          <w:szCs w:val="22"/>
        </w:rPr>
      </w:pPr>
      <w:r w:rsidRPr="002F32AC">
        <w:rPr>
          <w:szCs w:val="22"/>
        </w:rPr>
        <w:t xml:space="preserve">The term “Parking Fee” shall mean an amount equal to </w:t>
      </w:r>
      <w:r w:rsidR="003341FE">
        <w:rPr>
          <w:szCs w:val="22"/>
        </w:rPr>
        <w:t>1.</w:t>
      </w:r>
      <w:r w:rsidRPr="002F32AC">
        <w:rPr>
          <w:szCs w:val="22"/>
        </w:rPr>
        <w:t>25 times the current (as of the date of invoicing by MRO) published (or standard if there is no published) daily parking rates of the airport in question for similar aircraft as Customer’s Aircraft.</w:t>
      </w:r>
    </w:p>
    <w:p w14:paraId="70739FDC" w14:textId="61595A7E" w:rsidR="00926EC4" w:rsidRPr="00453E18" w:rsidRDefault="00926EC4" w:rsidP="00926EC4">
      <w:pPr>
        <w:pStyle w:val="Heading2"/>
        <w:ind w:left="0" w:firstLine="720"/>
        <w:rPr>
          <w:bCs w:val="0"/>
        </w:rPr>
      </w:pPr>
      <w:r>
        <w:t>The term “Redelivery” means the return of possession of the Aircraft to Customer.</w:t>
      </w:r>
    </w:p>
    <w:p w14:paraId="1EC8C026" w14:textId="5E875A9D" w:rsidR="00926EC4" w:rsidRPr="00552AA8" w:rsidRDefault="00926EC4" w:rsidP="00926EC4">
      <w:pPr>
        <w:pStyle w:val="Heading2"/>
        <w:ind w:left="0" w:firstLine="720"/>
        <w:rPr>
          <w:szCs w:val="22"/>
        </w:rPr>
      </w:pPr>
      <w:r w:rsidRPr="002F32AC">
        <w:rPr>
          <w:szCs w:val="22"/>
        </w:rPr>
        <w:t>The term “Redelivery Date” refers to the earlier of (i) actual Redelivery, or (ii) five (5)</w:t>
      </w:r>
      <w:r>
        <w:rPr>
          <w:szCs w:val="22"/>
        </w:rPr>
        <w:t xml:space="preserve"> </w:t>
      </w:r>
      <w:r w:rsidRPr="002F32AC">
        <w:rPr>
          <w:szCs w:val="22"/>
        </w:rPr>
        <w:t xml:space="preserve">days after the </w:t>
      </w:r>
      <w:r w:rsidRPr="00552AA8">
        <w:rPr>
          <w:szCs w:val="22"/>
        </w:rPr>
        <w:t xml:space="preserve">scheduled Redelivery </w:t>
      </w:r>
      <w:r w:rsidR="003B16BF">
        <w:rPr>
          <w:szCs w:val="22"/>
        </w:rPr>
        <w:t>D</w:t>
      </w:r>
      <w:r w:rsidRPr="00552AA8">
        <w:rPr>
          <w:szCs w:val="22"/>
        </w:rPr>
        <w:t>ate per the Redelivery Notice if Customer fails to take Redelivery of the Aircraft within that time.</w:t>
      </w:r>
    </w:p>
    <w:p w14:paraId="168023C9" w14:textId="767E5875" w:rsidR="00926EC4" w:rsidRPr="002F32AC" w:rsidRDefault="00926EC4" w:rsidP="00926EC4">
      <w:pPr>
        <w:pStyle w:val="Heading2"/>
        <w:ind w:left="0" w:firstLine="720"/>
      </w:pPr>
      <w:r w:rsidRPr="002F32AC">
        <w:t xml:space="preserve">“Redelivery Notice” means a written communication from MRO to Customer advising that the Aircraft is or will be ready for Redelivery </w:t>
      </w:r>
      <w:r w:rsidR="00013080">
        <w:t xml:space="preserve">in accordance with the terms of this GTA and the Service Agreement </w:t>
      </w:r>
      <w:r w:rsidRPr="002F32AC">
        <w:t>on a specific date.</w:t>
      </w:r>
    </w:p>
    <w:p w14:paraId="7D41A94B" w14:textId="6A8CF6E8" w:rsidR="004238F2" w:rsidRPr="002F32AC" w:rsidRDefault="004238F2" w:rsidP="00380F0D">
      <w:pPr>
        <w:pStyle w:val="Heading2"/>
        <w:ind w:left="0" w:firstLine="720"/>
        <w:rPr>
          <w:szCs w:val="22"/>
        </w:rPr>
      </w:pPr>
      <w:r w:rsidRPr="002F32AC">
        <w:rPr>
          <w:szCs w:val="22"/>
        </w:rPr>
        <w:t xml:space="preserve">The term "Repair" shall mean to perform such work Services as are required and authorized to an Aircraft, Engine, </w:t>
      </w:r>
      <w:r w:rsidR="00926EC4">
        <w:rPr>
          <w:szCs w:val="22"/>
        </w:rPr>
        <w:t>q</w:t>
      </w:r>
      <w:r w:rsidRPr="002F32AC">
        <w:rPr>
          <w:szCs w:val="22"/>
        </w:rPr>
        <w:t xml:space="preserve">uick </w:t>
      </w:r>
      <w:r w:rsidR="00926EC4">
        <w:rPr>
          <w:szCs w:val="22"/>
        </w:rPr>
        <w:t>e</w:t>
      </w:r>
      <w:r w:rsidRPr="002F32AC">
        <w:rPr>
          <w:szCs w:val="22"/>
        </w:rPr>
        <w:t xml:space="preserve">ngine </w:t>
      </w:r>
      <w:r w:rsidR="00926EC4">
        <w:rPr>
          <w:szCs w:val="22"/>
        </w:rPr>
        <w:t>c</w:t>
      </w:r>
      <w:r w:rsidRPr="002F32AC">
        <w:rPr>
          <w:szCs w:val="22"/>
        </w:rPr>
        <w:t xml:space="preserve">hange </w:t>
      </w:r>
      <w:r w:rsidR="00926EC4">
        <w:rPr>
          <w:szCs w:val="22"/>
        </w:rPr>
        <w:t>a</w:t>
      </w:r>
      <w:r w:rsidRPr="002F32AC">
        <w:rPr>
          <w:szCs w:val="22"/>
        </w:rPr>
        <w:t xml:space="preserve">ccessory, or </w:t>
      </w:r>
      <w:r w:rsidR="00926EC4">
        <w:rPr>
          <w:szCs w:val="22"/>
        </w:rPr>
        <w:t xml:space="preserve">other </w:t>
      </w:r>
      <w:r w:rsidRPr="002F32AC">
        <w:rPr>
          <w:szCs w:val="22"/>
        </w:rPr>
        <w:t>Component by a Service Agreement to return the item to Serviceable condition.</w:t>
      </w:r>
    </w:p>
    <w:p w14:paraId="646B2C2A" w14:textId="4F57A41E" w:rsidR="00926EC4" w:rsidRPr="00B635EE" w:rsidRDefault="00926EC4" w:rsidP="00926EC4">
      <w:pPr>
        <w:pStyle w:val="Heading2"/>
        <w:ind w:left="0" w:firstLine="720"/>
        <w:rPr>
          <w:szCs w:val="22"/>
        </w:rPr>
      </w:pPr>
      <w:r w:rsidRPr="00B635EE">
        <w:rPr>
          <w:szCs w:val="22"/>
        </w:rPr>
        <w:t>The term "Service" or “Service</w:t>
      </w:r>
      <w:r>
        <w:rPr>
          <w:szCs w:val="22"/>
        </w:rPr>
        <w:t>s</w:t>
      </w:r>
      <w:r w:rsidRPr="00B635EE">
        <w:rPr>
          <w:szCs w:val="22"/>
        </w:rPr>
        <w:t>” shall mean such work as is detailed in the Service Agreement, or which is otherwise requested by Customer.</w:t>
      </w:r>
    </w:p>
    <w:p w14:paraId="6D7DD2F0" w14:textId="4087074B" w:rsidR="00B635EE" w:rsidRPr="00B635EE" w:rsidRDefault="004238F2" w:rsidP="00380F0D">
      <w:pPr>
        <w:pStyle w:val="Heading2"/>
        <w:ind w:left="0" w:firstLine="720"/>
        <w:rPr>
          <w:szCs w:val="22"/>
        </w:rPr>
      </w:pPr>
      <w:r w:rsidRPr="00B635EE">
        <w:rPr>
          <w:szCs w:val="22"/>
        </w:rPr>
        <w:t xml:space="preserve">“Service Agreement” refers to the written document including but not limited to Work Scope Agreement, Work Order Request Form, or Line Maintenance Work Order, signed by </w:t>
      </w:r>
      <w:r w:rsidR="003F2F94">
        <w:rPr>
          <w:szCs w:val="22"/>
        </w:rPr>
        <w:t xml:space="preserve">MRO and </w:t>
      </w:r>
      <w:r w:rsidRPr="00B635EE">
        <w:rPr>
          <w:szCs w:val="22"/>
        </w:rPr>
        <w:t xml:space="preserve">Customer, pursuant to which Customer specifies </w:t>
      </w:r>
      <w:r w:rsidR="003F2F94">
        <w:rPr>
          <w:szCs w:val="22"/>
        </w:rPr>
        <w:t xml:space="preserve">and MRO agrees to </w:t>
      </w:r>
      <w:r w:rsidRPr="00B635EE">
        <w:rPr>
          <w:szCs w:val="22"/>
        </w:rPr>
        <w:t xml:space="preserve">the scope of work, pricing and related </w:t>
      </w:r>
      <w:r w:rsidRPr="00B635EE">
        <w:rPr>
          <w:szCs w:val="22"/>
        </w:rPr>
        <w:lastRenderedPageBreak/>
        <w:t>agreements</w:t>
      </w:r>
      <w:r w:rsidR="00B635EE">
        <w:rPr>
          <w:szCs w:val="22"/>
        </w:rPr>
        <w:t>.</w:t>
      </w:r>
      <w:r w:rsidR="00995D25">
        <w:rPr>
          <w:szCs w:val="22"/>
        </w:rPr>
        <w:t xml:space="preserve">  </w:t>
      </w:r>
      <w:r w:rsidR="00995D25" w:rsidRPr="00B635EE">
        <w:rPr>
          <w:szCs w:val="22"/>
        </w:rPr>
        <w:t xml:space="preserve">In the event of a conflict in the terms of this GTA and any fully executed Service Agreement (regardless which of the documents was first executed), this </w:t>
      </w:r>
      <w:r w:rsidR="00995D25" w:rsidRPr="00C767D2">
        <w:rPr>
          <w:szCs w:val="22"/>
        </w:rPr>
        <w:t>GTA shall prevail</w:t>
      </w:r>
      <w:r w:rsidR="00995D25" w:rsidRPr="00B635EE">
        <w:rPr>
          <w:szCs w:val="22"/>
        </w:rPr>
        <w:t xml:space="preserve"> as to all terms and conditions other than those </w:t>
      </w:r>
      <w:r w:rsidR="00995D25">
        <w:rPr>
          <w:szCs w:val="22"/>
        </w:rPr>
        <w:t xml:space="preserve">directly </w:t>
      </w:r>
      <w:r w:rsidR="00995D25" w:rsidRPr="00B635EE">
        <w:rPr>
          <w:szCs w:val="22"/>
        </w:rPr>
        <w:t xml:space="preserve">related to scope of work, the method of performing </w:t>
      </w:r>
      <w:r w:rsidR="00995D25">
        <w:rPr>
          <w:szCs w:val="22"/>
        </w:rPr>
        <w:t>work and the cost of the work, which shall be controlled by the Service Agreement in the event of irreconcilable conflict.</w:t>
      </w:r>
    </w:p>
    <w:p w14:paraId="01B193A0" w14:textId="77777777" w:rsidR="00926EC4" w:rsidRDefault="00926EC4" w:rsidP="00926EC4">
      <w:pPr>
        <w:pStyle w:val="Heading2"/>
        <w:ind w:left="0" w:firstLine="720"/>
        <w:rPr>
          <w:szCs w:val="22"/>
        </w:rPr>
      </w:pPr>
      <w:r w:rsidRPr="00CD4F69">
        <w:rPr>
          <w:szCs w:val="22"/>
        </w:rPr>
        <w:t xml:space="preserve">The term "Service Center" shall mean MRO's FAA approved Certified Repair Station, and refers to Delaware, approved Certified Repair Station number , in the name of MRO, Inc shall mean MRO's FAA approved Certified Repair Station number  located at Dover International Airport, Dover, Delaware. </w:t>
      </w:r>
    </w:p>
    <w:p w14:paraId="1293A445" w14:textId="08E016AF" w:rsidR="004238F2" w:rsidRDefault="004238F2" w:rsidP="00380F0D">
      <w:pPr>
        <w:pStyle w:val="Heading2"/>
        <w:ind w:left="0" w:firstLine="720"/>
        <w:rPr>
          <w:szCs w:val="22"/>
        </w:rPr>
      </w:pPr>
      <w:r w:rsidRPr="002F32AC">
        <w:rPr>
          <w:szCs w:val="22"/>
        </w:rPr>
        <w:t xml:space="preserve">The term “Service Period” means the amount of time </w:t>
      </w:r>
      <w:r w:rsidR="00926EC4">
        <w:rPr>
          <w:szCs w:val="22"/>
        </w:rPr>
        <w:t xml:space="preserve">specified in the Service Agreement, or if not so specified, </w:t>
      </w:r>
      <w:r w:rsidRPr="002F32AC">
        <w:rPr>
          <w:szCs w:val="22"/>
        </w:rPr>
        <w:t>estimated by MRO to carry out Services on the Aircraft or the time actually used in delivering the Services.</w:t>
      </w:r>
    </w:p>
    <w:p w14:paraId="36C6244C" w14:textId="19FD5A33" w:rsidR="004238F2" w:rsidRPr="002F32AC" w:rsidRDefault="004238F2" w:rsidP="004238F2">
      <w:pPr>
        <w:pStyle w:val="Heading2"/>
        <w:ind w:left="0" w:firstLine="720"/>
        <w:rPr>
          <w:szCs w:val="22"/>
        </w:rPr>
      </w:pPr>
      <w:r w:rsidRPr="00552AA8">
        <w:rPr>
          <w:color w:val="000000" w:themeColor="text1"/>
          <w:szCs w:val="22"/>
        </w:rPr>
        <w:t>The term “Service Slot” means the allocation of a bay, technicians, other support staff and necessary tools and equipment, as needed, for the expected Service Period for the Aircraft</w:t>
      </w:r>
      <w:r w:rsidRPr="002F32AC">
        <w:rPr>
          <w:szCs w:val="22"/>
        </w:rPr>
        <w:t>.</w:t>
      </w:r>
    </w:p>
    <w:p w14:paraId="6AF7FE8E" w14:textId="77777777" w:rsidR="003F2F94" w:rsidRPr="002F32AC" w:rsidRDefault="003F2F94" w:rsidP="003F2F94">
      <w:pPr>
        <w:pStyle w:val="Heading2"/>
        <w:ind w:left="0" w:firstLine="720"/>
        <w:rPr>
          <w:szCs w:val="22"/>
        </w:rPr>
      </w:pPr>
      <w:r w:rsidRPr="002F32AC">
        <w:rPr>
          <w:szCs w:val="22"/>
        </w:rPr>
        <w:t>The term "Serviceable" indicates a statement</w:t>
      </w:r>
      <w:r>
        <w:rPr>
          <w:szCs w:val="22"/>
        </w:rPr>
        <w:t xml:space="preserve"> of condition of a part, either </w:t>
      </w:r>
      <w:r w:rsidRPr="002F32AC">
        <w:rPr>
          <w:szCs w:val="22"/>
        </w:rPr>
        <w:t>Overhauled, Repaired or Inspected, in accordance with the manufacturer's specifications, tested to specific standards, which can be used for the same purpose as an original part. A Serviceable part may, however, have a time limited life which can affect its utilization.</w:t>
      </w:r>
    </w:p>
    <w:p w14:paraId="6A6B533F" w14:textId="77777777" w:rsidR="004238F2" w:rsidRPr="002F32AC" w:rsidRDefault="004238F2" w:rsidP="004238F2">
      <w:pPr>
        <w:pStyle w:val="Heading2"/>
        <w:ind w:left="0" w:firstLine="720"/>
        <w:rPr>
          <w:szCs w:val="22"/>
        </w:rPr>
      </w:pPr>
      <w:r w:rsidRPr="002F32AC">
        <w:rPr>
          <w:szCs w:val="22"/>
        </w:rPr>
        <w:t>The term “Work Scope” means the maintenance, repairs and other work on the Aircraft requested by Customer to be performed by MRO, as detailed in the Service Agreement.</w:t>
      </w:r>
    </w:p>
    <w:p w14:paraId="33B6CA92" w14:textId="4B1E5973" w:rsidR="00591403" w:rsidRPr="002F32AC" w:rsidRDefault="00591403" w:rsidP="00591403">
      <w:pPr>
        <w:pStyle w:val="Heading2"/>
        <w:ind w:left="0" w:firstLine="720"/>
        <w:rPr>
          <w:szCs w:val="22"/>
        </w:rPr>
      </w:pPr>
      <w:r w:rsidRPr="002F32AC">
        <w:rPr>
          <w:szCs w:val="22"/>
        </w:rPr>
        <w:t>The term “Work Scope</w:t>
      </w:r>
      <w:r>
        <w:rPr>
          <w:szCs w:val="22"/>
        </w:rPr>
        <w:t xml:space="preserve"> Agreement</w:t>
      </w:r>
      <w:r w:rsidRPr="002F32AC">
        <w:rPr>
          <w:szCs w:val="22"/>
        </w:rPr>
        <w:t xml:space="preserve">” means </w:t>
      </w:r>
      <w:r w:rsidRPr="00B635EE">
        <w:rPr>
          <w:szCs w:val="22"/>
        </w:rPr>
        <w:t xml:space="preserve">the written document </w:t>
      </w:r>
      <w:r>
        <w:rPr>
          <w:szCs w:val="22"/>
        </w:rPr>
        <w:t>titled “</w:t>
      </w:r>
      <w:r w:rsidRPr="00B635EE">
        <w:rPr>
          <w:szCs w:val="22"/>
        </w:rPr>
        <w:t>Work Scope Agreement</w:t>
      </w:r>
      <w:r>
        <w:rPr>
          <w:szCs w:val="22"/>
        </w:rPr>
        <w:t>”</w:t>
      </w:r>
      <w:r w:rsidRPr="00B635EE">
        <w:rPr>
          <w:szCs w:val="22"/>
        </w:rPr>
        <w:t xml:space="preserve"> signed by </w:t>
      </w:r>
      <w:r>
        <w:rPr>
          <w:szCs w:val="22"/>
        </w:rPr>
        <w:t xml:space="preserve">MRO and </w:t>
      </w:r>
      <w:r w:rsidRPr="00B635EE">
        <w:rPr>
          <w:szCs w:val="22"/>
        </w:rPr>
        <w:t>Customer</w:t>
      </w:r>
      <w:r>
        <w:rPr>
          <w:szCs w:val="22"/>
        </w:rPr>
        <w:t xml:space="preserve"> in connection with the Services to be performed on an Aircraft, which comprises</w:t>
      </w:r>
      <w:r w:rsidR="00327316">
        <w:rPr>
          <w:szCs w:val="22"/>
        </w:rPr>
        <w:t xml:space="preserve"> all or</w:t>
      </w:r>
      <w:r>
        <w:rPr>
          <w:szCs w:val="22"/>
        </w:rPr>
        <w:t xml:space="preserve"> a part of the Service Agreement</w:t>
      </w:r>
      <w:r w:rsidRPr="002F32AC">
        <w:rPr>
          <w:szCs w:val="22"/>
        </w:rPr>
        <w:t>.</w:t>
      </w:r>
    </w:p>
    <w:p w14:paraId="32657759" w14:textId="77777777" w:rsidR="004238F2" w:rsidRPr="002F32AC" w:rsidRDefault="004238F2" w:rsidP="004238F2">
      <w:pPr>
        <w:pStyle w:val="StyleHeading1Before0pt"/>
        <w:rPr>
          <w:sz w:val="22"/>
          <w:szCs w:val="22"/>
        </w:rPr>
      </w:pPr>
      <w:r w:rsidRPr="002F32AC">
        <w:rPr>
          <w:sz w:val="22"/>
          <w:szCs w:val="22"/>
        </w:rPr>
        <w:t>APPLICATION</w:t>
      </w:r>
    </w:p>
    <w:p w14:paraId="79A0548A" w14:textId="4F74FDDF" w:rsidR="004238F2" w:rsidRPr="002F32AC" w:rsidRDefault="004238F2" w:rsidP="004238F2">
      <w:pPr>
        <w:widowControl/>
        <w:tabs>
          <w:tab w:val="left" w:pos="-1440"/>
        </w:tabs>
        <w:jc w:val="both"/>
        <w:rPr>
          <w:szCs w:val="22"/>
        </w:rPr>
      </w:pPr>
      <w:r w:rsidRPr="002F32AC">
        <w:rPr>
          <w:szCs w:val="22"/>
        </w:rPr>
        <w:tab/>
        <w:t xml:space="preserve">This GTA governs </w:t>
      </w:r>
      <w:r w:rsidR="00E17125">
        <w:rPr>
          <w:szCs w:val="22"/>
        </w:rPr>
        <w:t>the relationship between the parties whenever the Customer’s personnel or property are at MR</w:t>
      </w:r>
      <w:r w:rsidR="000E3B47">
        <w:rPr>
          <w:szCs w:val="22"/>
        </w:rPr>
        <w:t>I</w:t>
      </w:r>
      <w:r w:rsidR="00E17125">
        <w:rPr>
          <w:szCs w:val="22"/>
        </w:rPr>
        <w:t xml:space="preserve">’s facility and to </w:t>
      </w:r>
      <w:r w:rsidRPr="002F32AC">
        <w:rPr>
          <w:szCs w:val="22"/>
        </w:rPr>
        <w:t xml:space="preserve">all work performed by </w:t>
      </w:r>
      <w:r w:rsidR="00665331">
        <w:rPr>
          <w:szCs w:val="22"/>
        </w:rPr>
        <w:t>MRO</w:t>
      </w:r>
      <w:r w:rsidRPr="002F32AC">
        <w:rPr>
          <w:szCs w:val="22"/>
        </w:rPr>
        <w:t xml:space="preserve"> on any Aircraft delivered by Customer to MRO</w:t>
      </w:r>
      <w:r w:rsidR="000D3D2C">
        <w:rPr>
          <w:szCs w:val="22"/>
        </w:rPr>
        <w:t>,</w:t>
      </w:r>
      <w:r w:rsidRPr="002F32AC">
        <w:rPr>
          <w:szCs w:val="22"/>
        </w:rPr>
        <w:t xml:space="preserve"> including work pursuant to (i) service agreements, (ii) contracts for service, (iii) maintenance agreements, (iv) orders for service on any aircraft, (v) delivery receipts and other documents evidencing the delivery of an aircraft to MRO for any purpose, (vi) </w:t>
      </w:r>
      <w:r w:rsidR="00E17125">
        <w:rPr>
          <w:szCs w:val="22"/>
        </w:rPr>
        <w:t>oral agreements</w:t>
      </w:r>
      <w:r w:rsidR="00591403">
        <w:rPr>
          <w:szCs w:val="22"/>
        </w:rPr>
        <w:t xml:space="preserve"> between MRO and the Customer</w:t>
      </w:r>
      <w:r w:rsidR="00E17125">
        <w:rPr>
          <w:szCs w:val="22"/>
        </w:rPr>
        <w:t xml:space="preserve">, and (vii) </w:t>
      </w:r>
      <w:r w:rsidRPr="002F32AC">
        <w:rPr>
          <w:szCs w:val="22"/>
        </w:rPr>
        <w:t xml:space="preserve">all other work performed by MRO or any of its subcontractors on any </w:t>
      </w:r>
      <w:r w:rsidR="00DF28F9">
        <w:rPr>
          <w:szCs w:val="22"/>
        </w:rPr>
        <w:t>A</w:t>
      </w:r>
      <w:r w:rsidRPr="002F32AC">
        <w:rPr>
          <w:szCs w:val="22"/>
        </w:rPr>
        <w:t>ircraft</w:t>
      </w:r>
      <w:r w:rsidR="00E17125">
        <w:rPr>
          <w:szCs w:val="22"/>
        </w:rPr>
        <w:t xml:space="preserve"> or property of Customer</w:t>
      </w:r>
      <w:r w:rsidRPr="002F32AC">
        <w:rPr>
          <w:szCs w:val="22"/>
        </w:rPr>
        <w:t xml:space="preserve">. </w:t>
      </w:r>
      <w:r w:rsidR="00591403">
        <w:rPr>
          <w:szCs w:val="22"/>
        </w:rPr>
        <w:t xml:space="preserve">Each Service Agreement shall be deemed to incorporate the terms of this GTA.  </w:t>
      </w:r>
      <w:r w:rsidR="00344448" w:rsidRPr="00B635EE">
        <w:rPr>
          <w:szCs w:val="22"/>
        </w:rPr>
        <w:t xml:space="preserve">In the event of a conflict in the terms of this GTA and any fully executed Service Agreement (regardless which of the documents was first executed), this </w:t>
      </w:r>
      <w:r w:rsidR="00344448" w:rsidRPr="00C767D2">
        <w:rPr>
          <w:szCs w:val="22"/>
        </w:rPr>
        <w:t>GTA shall prevail</w:t>
      </w:r>
      <w:r w:rsidR="00344448" w:rsidRPr="00B635EE">
        <w:rPr>
          <w:szCs w:val="22"/>
        </w:rPr>
        <w:t xml:space="preserve"> as to all terms and conditions other than those </w:t>
      </w:r>
      <w:r w:rsidR="00344448">
        <w:rPr>
          <w:szCs w:val="22"/>
        </w:rPr>
        <w:t xml:space="preserve">directly </w:t>
      </w:r>
      <w:r w:rsidR="00344448" w:rsidRPr="00B635EE">
        <w:rPr>
          <w:szCs w:val="22"/>
        </w:rPr>
        <w:t xml:space="preserve">related to scope of work, the method of performing </w:t>
      </w:r>
      <w:r w:rsidR="00344448">
        <w:rPr>
          <w:szCs w:val="22"/>
        </w:rPr>
        <w:t xml:space="preserve">work and the cost of the work, which shall be controlled by the Service Agreement in the event of irreconcilable conflict.  </w:t>
      </w:r>
      <w:r w:rsidRPr="002F32AC">
        <w:rPr>
          <w:szCs w:val="22"/>
        </w:rPr>
        <w:t>No agreement or document of any kind shall be interpreted as modifying or altering any of the terms contained herein, even if subsequently executed, unless such agreement or document specifically refers to this GTA and specifically identifies by paragraph the term that is being modified or altered. No course of conduct, inaction, industry practice or similar theory of implied agreement shall be construed to modify, alter or waive any provision of this GTA</w:t>
      </w:r>
      <w:r w:rsidR="00591403">
        <w:rPr>
          <w:szCs w:val="22"/>
        </w:rPr>
        <w:t xml:space="preserve"> or any Service Agreement</w:t>
      </w:r>
      <w:r w:rsidRPr="002F32AC">
        <w:rPr>
          <w:szCs w:val="22"/>
        </w:rPr>
        <w:t xml:space="preserve">.  </w:t>
      </w:r>
    </w:p>
    <w:p w14:paraId="7EAB4370" w14:textId="77777777" w:rsidR="004238F2" w:rsidRPr="002F32AC" w:rsidRDefault="004238F2" w:rsidP="00684DAA">
      <w:pPr>
        <w:pStyle w:val="StyleHeading1Before0pt"/>
        <w:rPr>
          <w:sz w:val="22"/>
          <w:szCs w:val="22"/>
        </w:rPr>
      </w:pPr>
      <w:r w:rsidRPr="002F32AC">
        <w:rPr>
          <w:sz w:val="22"/>
          <w:szCs w:val="22"/>
        </w:rPr>
        <w:t>CUSTOMER RESPONSIBILITIES</w:t>
      </w:r>
    </w:p>
    <w:p w14:paraId="0B47163A" w14:textId="563C3B09" w:rsidR="004238F2" w:rsidRPr="002F32AC" w:rsidRDefault="004238F2" w:rsidP="00684DAA">
      <w:pPr>
        <w:pStyle w:val="Heading2"/>
        <w:ind w:left="0" w:firstLine="720"/>
        <w:rPr>
          <w:szCs w:val="22"/>
        </w:rPr>
      </w:pPr>
      <w:r w:rsidRPr="002F32AC">
        <w:rPr>
          <w:szCs w:val="22"/>
          <w:u w:val="none"/>
        </w:rPr>
        <w:t>Contract Execution</w:t>
      </w:r>
      <w:r w:rsidRPr="002F32AC">
        <w:rPr>
          <w:szCs w:val="22"/>
        </w:rPr>
        <w:t>.  Customer shall provide MRO a fully executed copy of th</w:t>
      </w:r>
      <w:r w:rsidR="00D7124E">
        <w:rPr>
          <w:szCs w:val="22"/>
        </w:rPr>
        <w:t>is</w:t>
      </w:r>
      <w:r w:rsidRPr="002F32AC">
        <w:rPr>
          <w:szCs w:val="22"/>
        </w:rPr>
        <w:t xml:space="preserve"> GTA and a fully executed Service Agreement prior to delivery of the Aircraft to MRO.</w:t>
      </w:r>
    </w:p>
    <w:p w14:paraId="412C7055" w14:textId="1A31ED03" w:rsidR="004238F2" w:rsidRPr="002F32AC" w:rsidRDefault="004238F2" w:rsidP="00684DAA">
      <w:pPr>
        <w:pStyle w:val="Heading2"/>
        <w:ind w:left="0" w:firstLine="720"/>
        <w:rPr>
          <w:szCs w:val="22"/>
        </w:rPr>
      </w:pPr>
      <w:r w:rsidRPr="002F32AC">
        <w:rPr>
          <w:szCs w:val="22"/>
          <w:u w:val="none"/>
        </w:rPr>
        <w:t>Customer Furnished Data</w:t>
      </w:r>
      <w:r w:rsidRPr="002F32AC">
        <w:rPr>
          <w:szCs w:val="22"/>
        </w:rPr>
        <w:t xml:space="preserve">.  Prior to delivery of the Aircraft to MRO, Customer shall provide to MRO one set of technical data in paper, and when possible, digital format, containing information on the Aircraft, its </w:t>
      </w:r>
      <w:r w:rsidR="00D7124E">
        <w:rPr>
          <w:szCs w:val="22"/>
        </w:rPr>
        <w:t>E</w:t>
      </w:r>
      <w:r w:rsidRPr="002F32AC">
        <w:rPr>
          <w:szCs w:val="22"/>
        </w:rPr>
        <w:t xml:space="preserve">ngines and </w:t>
      </w:r>
      <w:r w:rsidR="00D7124E">
        <w:rPr>
          <w:szCs w:val="22"/>
        </w:rPr>
        <w:t>C</w:t>
      </w:r>
      <w:r w:rsidRPr="002F32AC">
        <w:rPr>
          <w:szCs w:val="22"/>
        </w:rPr>
        <w:t xml:space="preserve">omponents on which the </w:t>
      </w:r>
      <w:r w:rsidR="00D7124E">
        <w:rPr>
          <w:szCs w:val="22"/>
        </w:rPr>
        <w:t>Services are</w:t>
      </w:r>
      <w:r w:rsidRPr="002F32AC">
        <w:rPr>
          <w:szCs w:val="22"/>
        </w:rPr>
        <w:t xml:space="preserve"> to be performed as well as all additional </w:t>
      </w:r>
      <w:r w:rsidRPr="002F32AC">
        <w:rPr>
          <w:szCs w:val="22"/>
        </w:rPr>
        <w:lastRenderedPageBreak/>
        <w:t xml:space="preserve">documentation necessary to perform the Services requested in the applicable Service Agreement. Such data shall include all current and applicable, by </w:t>
      </w:r>
      <w:r w:rsidR="00224CFB" w:rsidRPr="002F32AC">
        <w:rPr>
          <w:szCs w:val="22"/>
        </w:rPr>
        <w:t>effectivity</w:t>
      </w:r>
      <w:r w:rsidRPr="002F32AC">
        <w:rPr>
          <w:szCs w:val="22"/>
        </w:rPr>
        <w:t xml:space="preserve"> o</w:t>
      </w:r>
      <w:r w:rsidR="00D7124E">
        <w:rPr>
          <w:szCs w:val="22"/>
        </w:rPr>
        <w:t>n</w:t>
      </w:r>
      <w:r w:rsidRPr="002F32AC">
        <w:rPr>
          <w:szCs w:val="22"/>
        </w:rPr>
        <w:t xml:space="preserve"> </w:t>
      </w:r>
      <w:r w:rsidR="00D7124E">
        <w:rPr>
          <w:szCs w:val="22"/>
        </w:rPr>
        <w:t>the A</w:t>
      </w:r>
      <w:r w:rsidRPr="002F32AC">
        <w:rPr>
          <w:szCs w:val="22"/>
        </w:rPr>
        <w:t xml:space="preserve">ircraft: Maintenance Manuals; IPC; SRM; FIM; NDT; STC or supplemental modification data and manuals; Flight Manual; Wiring Diagrams; and, Trouble-shooting Manuals, including all supplements thereto, at the time of </w:t>
      </w:r>
      <w:r w:rsidR="00576E95">
        <w:rPr>
          <w:szCs w:val="22"/>
        </w:rPr>
        <w:t>A</w:t>
      </w:r>
      <w:r w:rsidRPr="002F32AC">
        <w:rPr>
          <w:szCs w:val="22"/>
        </w:rPr>
        <w:t xml:space="preserve">ircraft delivery to MRO. If applicable, Customer must supply a revised controlled copy of its G.M.M, training and authorization for RII and Airworthiness releases for an adequate number of MRO personnel to complete the Service Agreement in the </w:t>
      </w:r>
      <w:r w:rsidR="00576E95">
        <w:rPr>
          <w:szCs w:val="22"/>
        </w:rPr>
        <w:t>pr</w:t>
      </w:r>
      <w:r w:rsidRPr="002F32AC">
        <w:rPr>
          <w:szCs w:val="22"/>
        </w:rPr>
        <w:t xml:space="preserve">escribed period of time.  Unless applicable law requires otherwise, all supplied data shall be returned to Customer within twenty (20) days after the later of (i) Redelivery of the Aircraft to Customer; or (ii) payment in full of all sums due to MRO for </w:t>
      </w:r>
      <w:r w:rsidR="00576E95">
        <w:rPr>
          <w:szCs w:val="22"/>
        </w:rPr>
        <w:t>Services performed</w:t>
      </w:r>
      <w:r w:rsidRPr="002F32AC">
        <w:rPr>
          <w:szCs w:val="22"/>
        </w:rPr>
        <w:t xml:space="preserve"> on the Aircraft.</w:t>
      </w:r>
      <w:ins w:id="0" w:author="Timothy Perez" w:date="2020-06-05T01:16:00Z">
        <w:r w:rsidR="00576E95">
          <w:rPr>
            <w:szCs w:val="22"/>
          </w:rPr>
          <w:t xml:space="preserve"> </w:t>
        </w:r>
      </w:ins>
    </w:p>
    <w:p w14:paraId="60DE4EBC" w14:textId="77777777" w:rsidR="004238F2" w:rsidRPr="002F32AC" w:rsidRDefault="004238F2" w:rsidP="004238F2">
      <w:pPr>
        <w:pStyle w:val="Heading2"/>
        <w:ind w:left="0" w:firstLine="720"/>
        <w:rPr>
          <w:szCs w:val="22"/>
        </w:rPr>
      </w:pPr>
      <w:r w:rsidRPr="002F32AC">
        <w:rPr>
          <w:szCs w:val="22"/>
          <w:u w:val="none"/>
        </w:rPr>
        <w:t>Work Package</w:t>
      </w:r>
      <w:r w:rsidRPr="002F32AC">
        <w:rPr>
          <w:szCs w:val="22"/>
        </w:rPr>
        <w:t>. Customer agrees to deliver a complete work package, including work task cards for use during the Service covering all agreed items to MRO by no later than seven (7) days prior to commencement of the Service.</w:t>
      </w:r>
    </w:p>
    <w:p w14:paraId="4B7F64AD" w14:textId="255CF0F5" w:rsidR="007E1DA5" w:rsidRPr="002F32AC" w:rsidRDefault="004238F2" w:rsidP="007E1DA5">
      <w:pPr>
        <w:pStyle w:val="Heading2"/>
        <w:ind w:left="0" w:firstLine="720"/>
        <w:rPr>
          <w:szCs w:val="22"/>
        </w:rPr>
      </w:pPr>
      <w:r w:rsidRPr="002F32AC">
        <w:rPr>
          <w:szCs w:val="22"/>
          <w:u w:val="none"/>
        </w:rPr>
        <w:t>Special Tooling</w:t>
      </w:r>
      <w:r w:rsidRPr="002F32AC">
        <w:rPr>
          <w:szCs w:val="22"/>
        </w:rPr>
        <w:t xml:space="preserve">. Customer will be responsible to supply any special tooling not normally required during routine </w:t>
      </w:r>
      <w:r w:rsidR="00FA7EE6">
        <w:rPr>
          <w:szCs w:val="22"/>
        </w:rPr>
        <w:t>h</w:t>
      </w:r>
      <w:r w:rsidRPr="002F32AC">
        <w:rPr>
          <w:szCs w:val="22"/>
        </w:rPr>
        <w:t xml:space="preserve">eavy </w:t>
      </w:r>
      <w:r w:rsidR="00FA7EE6">
        <w:rPr>
          <w:szCs w:val="22"/>
        </w:rPr>
        <w:t>m</w:t>
      </w:r>
      <w:r w:rsidRPr="002F32AC">
        <w:rPr>
          <w:szCs w:val="22"/>
        </w:rPr>
        <w:t>aintenance</w:t>
      </w:r>
      <w:r w:rsidR="00576E95">
        <w:rPr>
          <w:szCs w:val="22"/>
        </w:rPr>
        <w:t xml:space="preserve"> for the Aircraft in accordance with the manufacturer’s MPD</w:t>
      </w:r>
      <w:r w:rsidRPr="002F32AC">
        <w:rPr>
          <w:szCs w:val="22"/>
        </w:rPr>
        <w:t xml:space="preserve">.  </w:t>
      </w:r>
    </w:p>
    <w:p w14:paraId="71462DA4" w14:textId="77777777" w:rsidR="007E1DA5" w:rsidRPr="002F32AC" w:rsidRDefault="007E1DA5" w:rsidP="007E1DA5">
      <w:pPr>
        <w:pStyle w:val="Heading2"/>
        <w:ind w:left="0" w:firstLine="720"/>
        <w:rPr>
          <w:szCs w:val="22"/>
        </w:rPr>
      </w:pPr>
      <w:r w:rsidRPr="002F32AC">
        <w:rPr>
          <w:szCs w:val="22"/>
          <w:u w:val="none"/>
        </w:rPr>
        <w:t>Customer Furnished Material</w:t>
      </w:r>
      <w:r w:rsidRPr="002F32AC">
        <w:rPr>
          <w:szCs w:val="22"/>
        </w:rPr>
        <w:t xml:space="preserve">. </w:t>
      </w:r>
      <w:r w:rsidR="00D52F4D" w:rsidRPr="002F32AC">
        <w:rPr>
          <w:szCs w:val="22"/>
        </w:rPr>
        <w:t xml:space="preserve">Customer shall procure all parts, materials, and supplies as may be required, </w:t>
      </w:r>
      <w:r w:rsidR="00D52F4D">
        <w:rPr>
          <w:szCs w:val="22"/>
        </w:rPr>
        <w:t xml:space="preserve">unless otherwise agreed upon in the applicable Service Agreement. </w:t>
      </w:r>
      <w:r w:rsidR="00D52F4D" w:rsidRPr="002F32AC">
        <w:rPr>
          <w:szCs w:val="22"/>
        </w:rPr>
        <w:t>Expendable Materials will be provided by MRO.</w:t>
      </w:r>
      <w:r w:rsidR="00D52F4D">
        <w:rPr>
          <w:szCs w:val="22"/>
        </w:rPr>
        <w:t xml:space="preserve"> </w:t>
      </w:r>
      <w:r w:rsidRPr="002F32AC">
        <w:rPr>
          <w:szCs w:val="22"/>
        </w:rPr>
        <w:t xml:space="preserve">Customer will be responsible </w:t>
      </w:r>
      <w:r w:rsidR="009252EA">
        <w:rPr>
          <w:szCs w:val="22"/>
        </w:rPr>
        <w:t xml:space="preserve">for </w:t>
      </w:r>
      <w:r w:rsidRPr="002F32AC">
        <w:rPr>
          <w:szCs w:val="22"/>
        </w:rPr>
        <w:t>supply</w:t>
      </w:r>
      <w:r w:rsidR="009252EA">
        <w:rPr>
          <w:szCs w:val="22"/>
        </w:rPr>
        <w:t>ing</w:t>
      </w:r>
      <w:r w:rsidRPr="002F32AC">
        <w:rPr>
          <w:szCs w:val="22"/>
        </w:rPr>
        <w:t xml:space="preserve"> all Customer Furnished Material to MRO in a timely manner so as to prevent disruption in MRO’s planned work flow on the aircraft.</w:t>
      </w:r>
      <w:r w:rsidR="00D52F4D" w:rsidRPr="00D52F4D">
        <w:rPr>
          <w:szCs w:val="22"/>
        </w:rPr>
        <w:t xml:space="preserve"> </w:t>
      </w:r>
    </w:p>
    <w:p w14:paraId="2C51E2E4" w14:textId="77777777" w:rsidR="004238F2" w:rsidRPr="002F32AC" w:rsidRDefault="004238F2" w:rsidP="004238F2">
      <w:pPr>
        <w:pStyle w:val="Heading2"/>
        <w:ind w:left="0" w:firstLine="720"/>
        <w:rPr>
          <w:szCs w:val="22"/>
        </w:rPr>
      </w:pPr>
      <w:r w:rsidRPr="002F32AC">
        <w:rPr>
          <w:szCs w:val="22"/>
          <w:u w:val="none"/>
        </w:rPr>
        <w:t>Insurance</w:t>
      </w:r>
      <w:r w:rsidRPr="002F32AC">
        <w:rPr>
          <w:szCs w:val="22"/>
        </w:rPr>
        <w:t>. Customer shall maintain insurance as set forth below.</w:t>
      </w:r>
    </w:p>
    <w:p w14:paraId="5C7A1779" w14:textId="77777777" w:rsidR="004238F2" w:rsidRPr="002F32AC" w:rsidRDefault="004238F2" w:rsidP="004238F2">
      <w:pPr>
        <w:pStyle w:val="Heading2"/>
        <w:ind w:left="0" w:firstLine="720"/>
        <w:rPr>
          <w:szCs w:val="22"/>
        </w:rPr>
      </w:pPr>
      <w:r w:rsidRPr="002F32AC">
        <w:rPr>
          <w:szCs w:val="22"/>
          <w:u w:val="none"/>
        </w:rPr>
        <w:t>Removal of Aircraft</w:t>
      </w:r>
      <w:r w:rsidRPr="002F32AC">
        <w:rPr>
          <w:szCs w:val="22"/>
        </w:rPr>
        <w:t>. Customer agrees to remove the Aircraft from MRO’s Repair Station within five (5) days after Redelivery.</w:t>
      </w:r>
    </w:p>
    <w:p w14:paraId="52E36435" w14:textId="77777777" w:rsidR="004238F2" w:rsidRPr="002F32AC" w:rsidRDefault="004238F2" w:rsidP="004238F2">
      <w:pPr>
        <w:pStyle w:val="Heading2"/>
        <w:ind w:left="0" w:firstLine="720"/>
        <w:rPr>
          <w:szCs w:val="22"/>
        </w:rPr>
      </w:pPr>
      <w:r w:rsidRPr="002F32AC">
        <w:rPr>
          <w:szCs w:val="22"/>
          <w:u w:val="none"/>
        </w:rPr>
        <w:t>Timely Payment</w:t>
      </w:r>
      <w:r w:rsidRPr="002F32AC">
        <w:rPr>
          <w:szCs w:val="22"/>
        </w:rPr>
        <w:t xml:space="preserve">.  Customer agrees to honor the payment terms of Service Agreement and to promptly pay, or protest in the manner established herein, all invoices issued by MRO. </w:t>
      </w:r>
    </w:p>
    <w:p w14:paraId="78882AA1" w14:textId="77777777" w:rsidR="004238F2" w:rsidRPr="002F32AC" w:rsidRDefault="004238F2" w:rsidP="004238F2">
      <w:pPr>
        <w:pStyle w:val="Heading2"/>
        <w:ind w:left="0" w:firstLine="720"/>
        <w:rPr>
          <w:szCs w:val="22"/>
        </w:rPr>
      </w:pPr>
      <w:r w:rsidRPr="002F32AC">
        <w:rPr>
          <w:szCs w:val="22"/>
          <w:u w:val="none"/>
        </w:rPr>
        <w:t xml:space="preserve">Over and Above </w:t>
      </w:r>
      <w:r w:rsidR="001D4A5D">
        <w:rPr>
          <w:szCs w:val="22"/>
          <w:u w:val="none"/>
        </w:rPr>
        <w:t>Services</w:t>
      </w:r>
      <w:r w:rsidRPr="002F32AC">
        <w:rPr>
          <w:szCs w:val="22"/>
        </w:rPr>
        <w:t xml:space="preserve">.  All Over and Above </w:t>
      </w:r>
      <w:r w:rsidR="001D4A5D">
        <w:rPr>
          <w:szCs w:val="22"/>
        </w:rPr>
        <w:t>Servic</w:t>
      </w:r>
      <w:r w:rsidRPr="002F32AC">
        <w:rPr>
          <w:szCs w:val="22"/>
        </w:rPr>
        <w:t xml:space="preserve">es will be invoiced by MRO pursuant to the terms of any applicable Service Agreement, and to the extent payment terms are not specified in the Service Agreement, such Over and Above </w:t>
      </w:r>
      <w:r w:rsidR="001D4A5D">
        <w:rPr>
          <w:szCs w:val="22"/>
        </w:rPr>
        <w:t>Services</w:t>
      </w:r>
      <w:r w:rsidRPr="002F32AC">
        <w:rPr>
          <w:szCs w:val="22"/>
        </w:rPr>
        <w:t xml:space="preserve"> shall be paid by Customer to MRO on the earlier of (i) 30 days from the invoice date, or (ii) prior to Redelivery of the Aircraft. </w:t>
      </w:r>
    </w:p>
    <w:p w14:paraId="1AD8597A" w14:textId="40A8F24B" w:rsidR="004238F2" w:rsidRPr="002F32AC" w:rsidRDefault="004238F2" w:rsidP="004238F2">
      <w:pPr>
        <w:pStyle w:val="Heading2"/>
        <w:ind w:left="0" w:firstLine="720"/>
        <w:rPr>
          <w:szCs w:val="22"/>
        </w:rPr>
      </w:pPr>
      <w:r w:rsidRPr="00E6709A">
        <w:rPr>
          <w:szCs w:val="22"/>
          <w:u w:val="none"/>
        </w:rPr>
        <w:t>Customer’s Representative</w:t>
      </w:r>
      <w:r w:rsidRPr="00E6709A">
        <w:rPr>
          <w:szCs w:val="22"/>
        </w:rPr>
        <w:t xml:space="preserve">.  Prior to the commencement of any Services, Customer must designate in writing its </w:t>
      </w:r>
      <w:r w:rsidR="00576E95">
        <w:rPr>
          <w:szCs w:val="22"/>
        </w:rPr>
        <w:t>r</w:t>
      </w:r>
      <w:r w:rsidRPr="00E6709A">
        <w:rPr>
          <w:szCs w:val="22"/>
        </w:rPr>
        <w:t>epresentative(s), who will be required to maintain liaison with MRO at all times during which Services are being performed on the Aircraft and to act on behalf of Customer in all respects</w:t>
      </w:r>
      <w:r w:rsidR="00576E95">
        <w:rPr>
          <w:szCs w:val="22"/>
        </w:rPr>
        <w:t xml:space="preserve"> (the “Representative”)</w:t>
      </w:r>
      <w:r w:rsidRPr="00E6709A">
        <w:rPr>
          <w:szCs w:val="22"/>
        </w:rPr>
        <w:t>. All Representatives must be willing to execute MRO’s standard indemnity and hold harmless agreement before being allowed access to the Service Center.</w:t>
      </w:r>
      <w:r w:rsidRPr="002F32AC">
        <w:rPr>
          <w:szCs w:val="22"/>
        </w:rPr>
        <w:t xml:space="preserve"> </w:t>
      </w:r>
      <w:r w:rsidR="006F496B">
        <w:rPr>
          <w:szCs w:val="22"/>
        </w:rPr>
        <w:t xml:space="preserve"> MRO reserves the right to </w:t>
      </w:r>
      <w:r w:rsidR="00DB765E">
        <w:rPr>
          <w:szCs w:val="22"/>
        </w:rPr>
        <w:t xml:space="preserve">decline </w:t>
      </w:r>
      <w:r w:rsidR="006F496B">
        <w:rPr>
          <w:szCs w:val="22"/>
        </w:rPr>
        <w:t xml:space="preserve">the proposed Customer Representative at its own discretion; such discretion will not be unreasonably exercised by MRO. Customer Representative will comply fully with the Company Visitor Policy at all times. </w:t>
      </w:r>
      <w:r w:rsidR="00E6709A">
        <w:rPr>
          <w:szCs w:val="22"/>
        </w:rPr>
        <w:t xml:space="preserve">Infringement of the Visitor Policy </w:t>
      </w:r>
      <w:r w:rsidR="00DB765E">
        <w:rPr>
          <w:szCs w:val="22"/>
        </w:rPr>
        <w:t xml:space="preserve">by the Representative </w:t>
      </w:r>
      <w:r w:rsidR="00E6709A">
        <w:rPr>
          <w:szCs w:val="22"/>
        </w:rPr>
        <w:t>may result in terminating the rights of access to the Company premises by the offending Representative.</w:t>
      </w:r>
    </w:p>
    <w:p w14:paraId="78ED61E0" w14:textId="77777777" w:rsidR="004238F2" w:rsidRPr="002F32AC" w:rsidRDefault="004238F2" w:rsidP="004238F2">
      <w:pPr>
        <w:pStyle w:val="Heading2"/>
        <w:ind w:left="0" w:firstLine="720"/>
        <w:rPr>
          <w:szCs w:val="22"/>
        </w:rPr>
      </w:pPr>
      <w:r w:rsidRPr="002F32AC">
        <w:rPr>
          <w:szCs w:val="22"/>
          <w:u w:val="none"/>
        </w:rPr>
        <w:t>Test Flight and Fuel</w:t>
      </w:r>
      <w:r w:rsidRPr="002F32AC">
        <w:rPr>
          <w:szCs w:val="22"/>
        </w:rPr>
        <w:t>.  Customer agrees that all costs for test flights and the running of Aircraft engines for any reason, including but not limited to Airport Authority fees and taxes, crew, airport services, fuel and insurance, shall be paid for by Customer.</w:t>
      </w:r>
    </w:p>
    <w:p w14:paraId="45D0D64B" w14:textId="77777777" w:rsidR="004238F2" w:rsidRPr="002F32AC" w:rsidRDefault="004238F2" w:rsidP="004238F2">
      <w:pPr>
        <w:pStyle w:val="Heading2"/>
        <w:ind w:left="0" w:firstLine="720"/>
        <w:rPr>
          <w:szCs w:val="22"/>
        </w:rPr>
      </w:pPr>
      <w:r w:rsidRPr="002F32AC">
        <w:rPr>
          <w:szCs w:val="22"/>
          <w:u w:val="none"/>
        </w:rPr>
        <w:t>Representative’s Departure</w:t>
      </w:r>
      <w:r w:rsidRPr="002F32AC">
        <w:rPr>
          <w:szCs w:val="22"/>
        </w:rPr>
        <w:t xml:space="preserve">.   Representative will vacate any office space made available for his or her use by MRO no later than five (5) days after the Redelivery Date, leaving such office in the same condition as it was delivered to Representative by MRO, failing which, Customer shall pay $200 per </w:t>
      </w:r>
      <w:r w:rsidRPr="002F32AC">
        <w:rPr>
          <w:szCs w:val="22"/>
        </w:rPr>
        <w:t>day rent for such office space. All of Representative’s telecommunication costs and any damage to MRO’s property caused by Representative, other than normal wear and tear, will be the Customer’s responsibility.</w:t>
      </w:r>
    </w:p>
    <w:p w14:paraId="77B9E844" w14:textId="77777777" w:rsidR="00211DFE" w:rsidRDefault="004238F2" w:rsidP="00211DFE">
      <w:pPr>
        <w:pStyle w:val="Heading2"/>
        <w:ind w:left="0" w:firstLine="720"/>
        <w:rPr>
          <w:szCs w:val="22"/>
        </w:rPr>
      </w:pPr>
      <w:r w:rsidRPr="002F32AC">
        <w:rPr>
          <w:szCs w:val="22"/>
          <w:u w:val="none"/>
        </w:rPr>
        <w:t>Certifications</w:t>
      </w:r>
      <w:r w:rsidRPr="002F32AC">
        <w:rPr>
          <w:szCs w:val="22"/>
        </w:rPr>
        <w:t>. It is Customer’s responsibility to inquire of MRO as to the certifications i</w:t>
      </w:r>
      <w:r w:rsidR="007260A6">
        <w:rPr>
          <w:szCs w:val="22"/>
        </w:rPr>
        <w:t>t</w:t>
      </w:r>
      <w:r w:rsidRPr="002F32AC">
        <w:rPr>
          <w:szCs w:val="22"/>
        </w:rPr>
        <w:t xml:space="preserve"> holds (e.g., FAA, EASA, etc.) and whether Customer’s needs are met by such certifications.   MRO has no duty to inquire of Customer regarding same.</w:t>
      </w:r>
      <w:r w:rsidR="00211DFE">
        <w:rPr>
          <w:szCs w:val="22"/>
        </w:rPr>
        <w:t xml:space="preserve"> MRO agrees to provide a copy of the relevant certificate and operations specifications upon Customer’s request.</w:t>
      </w:r>
    </w:p>
    <w:p w14:paraId="32105D8F" w14:textId="77777777" w:rsidR="004238F2" w:rsidRPr="00211DFE" w:rsidRDefault="004238F2" w:rsidP="00211DFE">
      <w:pPr>
        <w:pStyle w:val="Heading2"/>
        <w:ind w:left="0" w:firstLine="720"/>
        <w:rPr>
          <w:szCs w:val="22"/>
        </w:rPr>
      </w:pPr>
      <w:r w:rsidRPr="00211DFE">
        <w:rPr>
          <w:szCs w:val="22"/>
          <w:u w:val="none"/>
        </w:rPr>
        <w:t>Cargo</w:t>
      </w:r>
      <w:r w:rsidRPr="00211DFE">
        <w:rPr>
          <w:szCs w:val="22"/>
        </w:rPr>
        <w:t>. If Customer requests that MRO load cargo into the Aircraft in anticipation of Redelivery or otherwise, and MRO agrees to do so in its sole discretion (itself or via a subcontractor), the loading of cargo will be at Customer’s risk and MRO will have no responsibility for the way in which the cargo is loaded, secured or balanced in the Aircraft, or for obtaining permission, documentation, clearance or other consents from any applicable governmental agency or authority for the transportation of such cargo</w:t>
      </w:r>
      <w:r w:rsidR="001D2A0E" w:rsidRPr="00211DFE">
        <w:rPr>
          <w:szCs w:val="22"/>
        </w:rPr>
        <w:t xml:space="preserve"> unless it agrees to perform these tasks for or on behalf of Customer.</w:t>
      </w:r>
    </w:p>
    <w:p w14:paraId="38E1FD4F" w14:textId="77777777" w:rsidR="004238F2" w:rsidRPr="002F32AC" w:rsidRDefault="004238F2" w:rsidP="004238F2">
      <w:pPr>
        <w:pStyle w:val="StyleHeading1Before0pt"/>
        <w:rPr>
          <w:sz w:val="22"/>
          <w:szCs w:val="22"/>
        </w:rPr>
      </w:pPr>
      <w:r w:rsidRPr="002F32AC">
        <w:rPr>
          <w:sz w:val="22"/>
          <w:szCs w:val="22"/>
        </w:rPr>
        <w:tab/>
        <w:t>MRO RESPONSIBILITIES</w:t>
      </w:r>
    </w:p>
    <w:p w14:paraId="50BF88AE" w14:textId="77777777" w:rsidR="004238F2" w:rsidRPr="002F32AC" w:rsidRDefault="004238F2" w:rsidP="004238F2">
      <w:pPr>
        <w:pStyle w:val="Heading2"/>
        <w:ind w:left="0" w:firstLine="720"/>
        <w:rPr>
          <w:szCs w:val="22"/>
        </w:rPr>
      </w:pPr>
      <w:r w:rsidRPr="002F32AC">
        <w:rPr>
          <w:szCs w:val="22"/>
          <w:u w:val="none"/>
        </w:rPr>
        <w:t>Services</w:t>
      </w:r>
      <w:r w:rsidRPr="002F32AC">
        <w:rPr>
          <w:szCs w:val="22"/>
        </w:rPr>
        <w:t>.  MRO shall perform the Service on the Aircraft at the Service Center as set forth in the applicable Service Agreement. Should Customer request additional Services or changes to the Service Agreement, MRO shall have the right to require</w:t>
      </w:r>
      <w:r w:rsidR="00F94E4B">
        <w:rPr>
          <w:szCs w:val="22"/>
        </w:rPr>
        <w:t xml:space="preserve"> </w:t>
      </w:r>
      <w:r w:rsidR="00863A55" w:rsidRPr="002F32AC">
        <w:rPr>
          <w:szCs w:val="22"/>
        </w:rPr>
        <w:t>Customer to sign a new or amended</w:t>
      </w:r>
      <w:r w:rsidR="00F94E4B">
        <w:rPr>
          <w:szCs w:val="22"/>
        </w:rPr>
        <w:t xml:space="preserve"> </w:t>
      </w:r>
      <w:r w:rsidR="00863A55" w:rsidRPr="002F32AC">
        <w:rPr>
          <w:szCs w:val="22"/>
        </w:rPr>
        <w:t>Service Agreement</w:t>
      </w:r>
      <w:r w:rsidRPr="002F32AC">
        <w:rPr>
          <w:szCs w:val="22"/>
        </w:rPr>
        <w:t xml:space="preserve"> specifying the additional Services and/or changes to the Service Agreement  which shall become an integral part of the Service Agreement.</w:t>
      </w:r>
    </w:p>
    <w:p w14:paraId="7F53485F" w14:textId="6F863532" w:rsidR="00FA7EE6" w:rsidRPr="00DE4850" w:rsidRDefault="00FA7EE6" w:rsidP="007C2251">
      <w:pPr>
        <w:pStyle w:val="Heading2"/>
        <w:ind w:left="0" w:firstLine="720"/>
      </w:pPr>
      <w:r w:rsidRPr="007C2251">
        <w:rPr>
          <w:szCs w:val="22"/>
          <w:u w:val="none"/>
        </w:rPr>
        <w:t>Service Standard.  MRO will perform and certify the Service in accordance with (i) all applicable laws and regulations (including those of the FAA), (ii) MRO's working procedures as defined in the RSM are approved by the FAA, (iii) Air Agency Certificate number ; and (iv) manufacturer's specifications, using only airworthy material.  MRO hereby represents that it has, and agrees to maintain at all times during the Service Period, the necessary certifications, licenses and approvals under all applicable laws and regulations (including the FAA), in order to perform the Services in accordance with the terms of this GTA and the Service Agreement.</w:t>
      </w:r>
      <w:r w:rsidRPr="007C2251">
        <w:rPr>
          <w:szCs w:val="22"/>
        </w:rPr>
      </w:r>
      <w:r/>
      <w:r w:rsidR="00884FD0"/>
      <w:r/>
      <w:r w:rsidR="00DE4850"/>
      <w:r/>
      <w:r w:rsidR="00884FD0"/>
      <w:r/>
      <w:r w:rsidR="00884FD0"/>
      <w:r/>
      <w:r w:rsidR="00DE4850"/>
      <w:r/>
      <w:r w:rsidR="00884FD0"/>
      <w:r/>
      <w:r w:rsidR="00884FD0"/>
    </w:p>
    <w:p w14:paraId="5EEB51E7" w14:textId="00834D41" w:rsidR="004238F2" w:rsidRPr="002F32AC" w:rsidRDefault="004238F2" w:rsidP="004238F2">
      <w:pPr>
        <w:pStyle w:val="Heading2"/>
        <w:ind w:left="0" w:firstLine="720"/>
        <w:rPr>
          <w:szCs w:val="22"/>
        </w:rPr>
      </w:pPr>
      <w:r w:rsidRPr="002F32AC">
        <w:rPr>
          <w:szCs w:val="22"/>
          <w:u w:val="none"/>
        </w:rPr>
        <w:t>Standard Tooling</w:t>
      </w:r>
      <w:r w:rsidRPr="002F32AC">
        <w:rPr>
          <w:szCs w:val="22"/>
        </w:rPr>
        <w:t xml:space="preserve">. MRO shall provide the tools, equipment, facilities, and labor normally required to accomplish the Service. </w:t>
      </w:r>
    </w:p>
    <w:p w14:paraId="04B1EAD5" w14:textId="0AB3B94D" w:rsidR="004238F2" w:rsidRPr="002F32AC" w:rsidRDefault="004238F2" w:rsidP="004238F2">
      <w:pPr>
        <w:pStyle w:val="Heading2"/>
        <w:ind w:left="0" w:firstLine="720"/>
        <w:rPr>
          <w:szCs w:val="22"/>
        </w:rPr>
      </w:pPr>
      <w:r w:rsidRPr="002F32AC">
        <w:rPr>
          <w:szCs w:val="22"/>
          <w:u w:val="none"/>
        </w:rPr>
        <w:t>Right to Subcontract</w:t>
      </w:r>
      <w:r w:rsidRPr="002F32AC">
        <w:rPr>
          <w:szCs w:val="22"/>
        </w:rPr>
        <w:t>. MRO reserves the right to subcontract any portion of Services it deems necessary and desirable to qualified maintenance providers. MRO will remain</w:t>
      </w:r>
      <w:r w:rsidR="001D2A0E">
        <w:rPr>
          <w:szCs w:val="22"/>
        </w:rPr>
        <w:t xml:space="preserve"> </w:t>
      </w:r>
      <w:r w:rsidRPr="002F32AC">
        <w:rPr>
          <w:szCs w:val="22"/>
        </w:rPr>
        <w:t xml:space="preserve">responsible for any such subcontracted Services as set forth in MRO’s </w:t>
      </w:r>
      <w:r w:rsidR="00632FE8">
        <w:rPr>
          <w:szCs w:val="22"/>
        </w:rPr>
        <w:t>Express</w:t>
      </w:r>
      <w:r w:rsidRPr="002F32AC">
        <w:rPr>
          <w:szCs w:val="22"/>
        </w:rPr>
        <w:t xml:space="preserve"> Warranty, below.</w:t>
      </w:r>
    </w:p>
    <w:p w14:paraId="388A8DAC" w14:textId="5191A2D0" w:rsidR="004238F2" w:rsidRDefault="004238F2" w:rsidP="004238F2">
      <w:pPr>
        <w:pStyle w:val="Heading2"/>
        <w:ind w:left="0" w:firstLine="720"/>
        <w:rPr>
          <w:szCs w:val="22"/>
        </w:rPr>
      </w:pPr>
      <w:r w:rsidRPr="002F32AC">
        <w:rPr>
          <w:szCs w:val="22"/>
          <w:u w:val="none"/>
        </w:rPr>
        <w:t>Customer Representative Workspace</w:t>
      </w:r>
      <w:r w:rsidRPr="002F32AC">
        <w:rPr>
          <w:szCs w:val="22"/>
        </w:rPr>
        <w:t xml:space="preserve">. MRO shall provide the Representative(s) with workspace </w:t>
      </w:r>
      <w:r w:rsidR="00632FE8">
        <w:rPr>
          <w:szCs w:val="22"/>
        </w:rPr>
        <w:t xml:space="preserve">at the Service Center </w:t>
      </w:r>
      <w:r w:rsidRPr="002F32AC">
        <w:rPr>
          <w:szCs w:val="22"/>
        </w:rPr>
        <w:t>while the Aircraft is at the Service Center.  MRO shall also provide the Representative with access to telephone, fax and internet connection for the duration of the Service Period.</w:t>
      </w:r>
      <w:r w:rsidR="003C1306">
        <w:rPr>
          <w:szCs w:val="22"/>
        </w:rPr>
        <w:t xml:space="preserve"> Long distance phone service will be provided and usage charged to Customer.</w:t>
      </w:r>
    </w:p>
    <w:p w14:paraId="7D6925F0" w14:textId="5057D3F2" w:rsidR="00300A44" w:rsidRPr="002452B2" w:rsidRDefault="00300A44" w:rsidP="00380F0D">
      <w:pPr>
        <w:pStyle w:val="Heading2"/>
        <w:ind w:left="0" w:firstLine="720"/>
        <w:rPr>
          <w:szCs w:val="22"/>
        </w:rPr>
      </w:pPr>
      <w:r w:rsidRPr="002452B2">
        <w:rPr>
          <w:szCs w:val="22"/>
          <w:u w:val="none"/>
        </w:rPr>
        <w:t>Customer Parts and Materials requiring sizeable storage space</w:t>
      </w:r>
      <w:r w:rsidRPr="002452B2">
        <w:t>. A storage fee m</w:t>
      </w:r>
      <w:r w:rsidR="00B9366F">
        <w:t>ay be charged to Customer at MRO</w:t>
      </w:r>
      <w:r w:rsidRPr="002452B2">
        <w:t xml:space="preserve">’s then current Unused Parts &amp; Materials Storage Fee, and is applicable to (i) aircraft parts and components not destined to be fitted on the Aircraft undergoing Modification including but not limited to interior furnishings, Engine, </w:t>
      </w:r>
      <w:r w:rsidR="00632FE8">
        <w:t>n</w:t>
      </w:r>
      <w:r w:rsidRPr="002452B2">
        <w:t xml:space="preserve">ose </w:t>
      </w:r>
      <w:r w:rsidR="00632FE8">
        <w:t>c</w:t>
      </w:r>
      <w:r w:rsidRPr="002452B2">
        <w:t xml:space="preserve">owl, </w:t>
      </w:r>
      <w:r w:rsidR="00632FE8">
        <w:t>t</w:t>
      </w:r>
      <w:r w:rsidRPr="002452B2">
        <w:t xml:space="preserve">hrust </w:t>
      </w:r>
      <w:r w:rsidR="00632FE8">
        <w:t>r</w:t>
      </w:r>
      <w:r w:rsidRPr="002452B2">
        <w:t xml:space="preserve">everser, left by the Customer at </w:t>
      </w:r>
      <w:r w:rsidRPr="002452B2">
        <w:rPr>
          <w:szCs w:val="22"/>
        </w:rPr>
        <w:t>Service Center</w:t>
      </w:r>
      <w:r w:rsidRPr="002452B2">
        <w:t xml:space="preserve"> and requiring a sizeable storage space individually or collectively for more than ten (10) calendar days following complete removal from Aircraft, and for (ii) aircraft parts and components left by the Customer at </w:t>
      </w:r>
      <w:r w:rsidRPr="002452B2">
        <w:rPr>
          <w:szCs w:val="22"/>
        </w:rPr>
        <w:t>Service Center</w:t>
      </w:r>
      <w:r w:rsidRPr="002452B2">
        <w:t xml:space="preserve"> for more than ten (10) calendar days following Aircraft Redelivery and requiring a sizeable storage space individually or collectively. The storage fee to be charged to Customer will be calculated on a per diem basis until the applicable parts and components are removed from the </w:t>
      </w:r>
      <w:r w:rsidRPr="002452B2">
        <w:rPr>
          <w:szCs w:val="22"/>
        </w:rPr>
        <w:t>Service Center</w:t>
      </w:r>
      <w:r w:rsidRPr="002452B2">
        <w:t>.</w:t>
      </w:r>
    </w:p>
    <w:p w14:paraId="1769A3D1" w14:textId="06483D7C" w:rsidR="00763C65" w:rsidRDefault="004238F2" w:rsidP="00380F0D">
      <w:pPr>
        <w:pStyle w:val="Heading2"/>
        <w:ind w:left="0" w:firstLine="720"/>
        <w:rPr>
          <w:szCs w:val="22"/>
        </w:rPr>
      </w:pPr>
      <w:r w:rsidRPr="00763C65">
        <w:rPr>
          <w:szCs w:val="22"/>
          <w:u w:val="none"/>
        </w:rPr>
        <w:lastRenderedPageBreak/>
        <w:t>Unused Parts &amp; Materials</w:t>
      </w:r>
      <w:r w:rsidRPr="00763C65">
        <w:rPr>
          <w:szCs w:val="22"/>
        </w:rPr>
        <w:t xml:space="preserve">. Any Customer Furnished Material in MRO's possession shall be redelivered to Customer at the Service Center on the Redelivery Date, together with any parts or material removed from the aircraft, with a tag as to their condition.  </w:t>
      </w:r>
      <w:r w:rsidR="00C85CB8" w:rsidRPr="00C85CB8">
        <w:rPr>
          <w:szCs w:val="22"/>
        </w:rPr>
        <w:t>For expired LLP (Life Limited Parts) or scrap parts and materials, these shall be subjected to the process in accordance to the RSM (Repair Station Manual) in compliance to the respective aviation authority.</w:t>
      </w:r>
    </w:p>
    <w:p w14:paraId="4ABE43F8" w14:textId="546ACFFE" w:rsidR="004238F2" w:rsidRPr="00763C65" w:rsidRDefault="004238F2" w:rsidP="00380F0D">
      <w:pPr>
        <w:pStyle w:val="Heading2"/>
        <w:ind w:left="0" w:firstLine="720"/>
        <w:rPr>
          <w:szCs w:val="22"/>
        </w:rPr>
      </w:pPr>
      <w:r w:rsidRPr="00763C65">
        <w:rPr>
          <w:szCs w:val="22"/>
          <w:u w:val="none"/>
        </w:rPr>
        <w:t>Service Records. MRO shall maintain records relating to labor and material applicable to the Services performed for Customer under this GTA and the Service Agreement.  Such records shall be maintained (which shall contain information it normally provides to its other customers, consistent with its standard practices and FAA requirements for FAR Part 121 Operators) and shall be made available to Customer's duly authorized personnel for inspection and copying during regularly scheduled working hours at MRO's premises.  MRO shall furnish such other current information with respect thereto periodically as Customer may reasonably require.  Copies of all work cards and other records shall be retained by MRO for the period required by the FAA for Part ations.  At Redelivery, MRO shall provide all necessary updates to the Customer records and data provided under §3.2 reflecting the completion of the Services and all other records and data generated during the performance of the Services and required under applicable laws and regulations (including those of the FAA) to be maintained with respect to the Aircraft.</w:t>
      </w:r>
      <w:r w:rsidRPr="00763C65">
        <w:rPr>
          <w:szCs w:val="22"/>
        </w:rPr>
      </w:r>
      <w:r w:rsidR="00632FE8">
        <w:rPr>
          <w:szCs w:val="22"/>
        </w:rPr>
      </w:r>
      <w:r w:rsidRPr="00763C65">
        <w:rPr>
          <w:szCs w:val="22"/>
        </w:rPr>
      </w:r>
      <w:r w:rsidRPr="00B201A2">
        <w:rPr>
          <w:szCs w:val="22"/>
        </w:rPr>
      </w:r>
      <w:r w:rsidR="00B201A2" w:rsidRPr="00B201A2">
        <w:rPr>
          <w:szCs w:val="22"/>
        </w:rPr>
      </w:r>
      <w:r w:rsidRPr="00B201A2">
        <w:rPr>
          <w:szCs w:val="22"/>
        </w:rPr>
      </w:r>
      <w:r w:rsidR="00B201A2">
        <w:rPr>
          <w:szCs w:val="22"/>
        </w:rPr>
      </w:r>
      <w:r w:rsidRPr="00763C65">
        <w:rPr>
          <w:szCs w:val="22"/>
        </w:rPr>
      </w:r>
      <w:r w:rsidR="00632FE8">
        <w:rPr>
          <w:szCs w:val="22"/>
        </w:rPr>
      </w:r>
    </w:p>
    <w:p w14:paraId="00426008" w14:textId="77777777" w:rsidR="004238F2" w:rsidRPr="002F32AC" w:rsidRDefault="004238F2" w:rsidP="00380F0D">
      <w:pPr>
        <w:pStyle w:val="Heading2"/>
        <w:ind w:left="0" w:firstLine="720"/>
        <w:rPr>
          <w:szCs w:val="22"/>
        </w:rPr>
      </w:pPr>
      <w:r w:rsidRPr="002F32AC">
        <w:rPr>
          <w:szCs w:val="22"/>
          <w:u w:val="none"/>
        </w:rPr>
        <w:t>Insurance</w:t>
      </w:r>
      <w:r w:rsidRPr="002F32AC">
        <w:rPr>
          <w:szCs w:val="22"/>
        </w:rPr>
        <w:t>. MRO shall maintain the insurance set forth below.</w:t>
      </w:r>
    </w:p>
    <w:p w14:paraId="0D6ACBB5" w14:textId="33113F05" w:rsidR="004238F2" w:rsidRPr="002F32AC" w:rsidRDefault="004238F2" w:rsidP="00380F0D">
      <w:pPr>
        <w:pStyle w:val="Heading2"/>
        <w:ind w:left="0" w:firstLine="720"/>
        <w:rPr>
          <w:szCs w:val="22"/>
        </w:rPr>
      </w:pPr>
      <w:r w:rsidRPr="002F32AC">
        <w:rPr>
          <w:szCs w:val="22"/>
          <w:u w:val="none"/>
        </w:rPr>
        <w:t>Travel</w:t>
      </w:r>
      <w:r w:rsidRPr="002F32AC">
        <w:rPr>
          <w:szCs w:val="22"/>
        </w:rPr>
        <w:t xml:space="preserve">.  If MRO's personnel or parts are required to be transported to any location outside the Service Center for the purpose of effecting Services on the Aircraft or an Engine, all </w:t>
      </w:r>
      <w:r w:rsidR="00632FE8">
        <w:rPr>
          <w:szCs w:val="22"/>
        </w:rPr>
        <w:t xml:space="preserve">reasonable </w:t>
      </w:r>
      <w:r w:rsidRPr="002F32AC">
        <w:rPr>
          <w:szCs w:val="22"/>
        </w:rPr>
        <w:t xml:space="preserve">travel time and all </w:t>
      </w:r>
      <w:r w:rsidR="001D2A0E">
        <w:rPr>
          <w:szCs w:val="22"/>
        </w:rPr>
        <w:t xml:space="preserve">reasonable </w:t>
      </w:r>
      <w:r w:rsidRPr="002F32AC">
        <w:rPr>
          <w:szCs w:val="22"/>
        </w:rPr>
        <w:t>expenses incurred (including transportation costs, wait time, visas, immunizations and the like) shall be charged to and paid by Customer</w:t>
      </w:r>
      <w:r w:rsidR="00B13B9B">
        <w:rPr>
          <w:szCs w:val="22"/>
        </w:rPr>
        <w:t xml:space="preserve">, </w:t>
      </w:r>
      <w:r w:rsidR="00B13B9B" w:rsidRPr="002F32AC">
        <w:rPr>
          <w:szCs w:val="22"/>
        </w:rPr>
        <w:t>including but not limited to costs associated with visas, permits, airport fees, taxes and duties</w:t>
      </w:r>
      <w:r w:rsidR="00B13B9B">
        <w:rPr>
          <w:szCs w:val="22"/>
        </w:rPr>
        <w:t>.</w:t>
      </w:r>
    </w:p>
    <w:p w14:paraId="55158617" w14:textId="77777777" w:rsidR="004238F2" w:rsidRPr="002F32AC" w:rsidRDefault="004238F2" w:rsidP="004238F2">
      <w:pPr>
        <w:pStyle w:val="StyleHeading1Before0pt"/>
        <w:rPr>
          <w:sz w:val="22"/>
          <w:szCs w:val="22"/>
        </w:rPr>
      </w:pPr>
      <w:r w:rsidRPr="002F32AC">
        <w:rPr>
          <w:sz w:val="22"/>
          <w:szCs w:val="22"/>
        </w:rPr>
        <w:t>DELIVERY &amp; REDELIVERY OF AIRCRAFT</w:t>
      </w:r>
    </w:p>
    <w:p w14:paraId="35C6166D" w14:textId="12E25D02" w:rsidR="004238F2" w:rsidRDefault="004238F2" w:rsidP="002924D4">
      <w:pPr>
        <w:pStyle w:val="Heading2"/>
        <w:spacing w:after="0"/>
        <w:ind w:left="0" w:firstLine="720"/>
        <w:rPr>
          <w:szCs w:val="22"/>
        </w:rPr>
      </w:pPr>
      <w:r w:rsidRPr="002F32AC">
        <w:rPr>
          <w:szCs w:val="22"/>
          <w:u w:val="none"/>
        </w:rPr>
        <w:t>Delivery</w:t>
      </w:r>
      <w:r w:rsidRPr="002F32AC">
        <w:rPr>
          <w:szCs w:val="22"/>
        </w:rPr>
        <w:t xml:space="preserve">. Customer, at its own expense, shall deliver the Aircraft to MRO at the Service Center for Service. In connection with Delivery of the Aircraft, Customer shall be responsible for coordinating with, obtaining the approval of, submitting all documentation required by and paying all costs imposed by any and all governmental authorities and agencies. Customer will notify MRO of Aircraft Delivery at the Service Center with a minimum of 48-hours prior notice, even if a pre-determined arrival date has been agreed upon by the parties. Should the Aircraft be delayed in excess of </w:t>
      </w:r>
      <w:r w:rsidR="00ED1942">
        <w:rPr>
          <w:szCs w:val="22"/>
        </w:rPr>
        <w:t>7 days</w:t>
      </w:r>
      <w:r w:rsidRPr="002F32AC">
        <w:rPr>
          <w:szCs w:val="22"/>
        </w:rPr>
        <w:t>, re-scheduling of the Services may be necessary if that Service Slot has been assigned to another customer.   In such case, MRO will assign Customer an alternative Service Slot as early as possible.  The parties shall execute a "Delivery Receipt" substantially similar to Exhibit A hereto. The Representative</w:t>
      </w:r>
      <w:r w:rsidR="00CA6FAE">
        <w:rPr>
          <w:szCs w:val="22"/>
        </w:rPr>
        <w:t xml:space="preserve">, or flight crew if no Representative is available, </w:t>
      </w:r>
      <w:r w:rsidRPr="002F32AC">
        <w:rPr>
          <w:szCs w:val="22"/>
        </w:rPr>
        <w:t xml:space="preserve"> is authorized to sign the Delivery Receipt. In the event the Aircraft is delivered to MRO prior to the execution of a Service Agreement, and no such agreement is executed between the parties within three (3) days of delivery, then MRO shall be entitled to a daily Parking Fee and, in addition to the above, MRO shall be entitled to move the Aircraft from the Service Center </w:t>
      </w:r>
      <w:r w:rsidR="009D6451">
        <w:rPr>
          <w:szCs w:val="22"/>
        </w:rPr>
        <w:t>to a proper parking area at the airport in which the Service Center is locat</w:t>
      </w:r>
      <w:r w:rsidR="003B16BF">
        <w:rPr>
          <w:szCs w:val="22"/>
        </w:rPr>
        <w:t>ed</w:t>
      </w:r>
      <w:r w:rsidR="009D6451">
        <w:rPr>
          <w:szCs w:val="22"/>
        </w:rPr>
        <w:t xml:space="preserve"> </w:t>
      </w:r>
      <w:r w:rsidRPr="002F32AC">
        <w:rPr>
          <w:szCs w:val="22"/>
        </w:rPr>
        <w:t>and the Customer shall be responsible for all expenses incurred in relocating the Aircraft</w:t>
      </w:r>
      <w:r w:rsidR="005B6F6E">
        <w:rPr>
          <w:szCs w:val="22"/>
        </w:rPr>
        <w:t>, Parking Fees set forth in §1.</w:t>
      </w:r>
      <w:r w:rsidR="00926EC4">
        <w:rPr>
          <w:szCs w:val="22"/>
        </w:rPr>
        <w:t>11</w:t>
      </w:r>
      <w:r w:rsidRPr="002F32AC">
        <w:rPr>
          <w:szCs w:val="22"/>
        </w:rPr>
        <w:t xml:space="preserve"> above, and any other expenses relating to </w:t>
      </w:r>
      <w:r w:rsidR="009D6451">
        <w:rPr>
          <w:szCs w:val="22"/>
        </w:rPr>
        <w:t xml:space="preserve">such parking of </w:t>
      </w:r>
      <w:r w:rsidRPr="002F32AC">
        <w:rPr>
          <w:szCs w:val="22"/>
        </w:rPr>
        <w:t>the Aircraft. MRO shall have no liability for loss or damage to the Aircraft, whether under a tort, contract, bailment, or other basis, and no duty to provide security or to otherwise provide for the safe keeping of the Aircraft until the parties have executed a Service Agreement.</w:t>
      </w:r>
    </w:p>
    <w:p w14:paraId="1116C7EF" w14:textId="77777777" w:rsidR="00480B29" w:rsidRPr="00480B29" w:rsidRDefault="00480B29" w:rsidP="00480B29"/>
    <w:p w14:paraId="0B571922" w14:textId="0A8E5F15" w:rsidR="004238F2" w:rsidRPr="00F47C39" w:rsidRDefault="004238F2" w:rsidP="002924D4">
      <w:pPr>
        <w:pStyle w:val="Heading2"/>
        <w:ind w:left="0" w:firstLine="720"/>
        <w:rPr>
          <w:szCs w:val="22"/>
        </w:rPr>
      </w:pPr>
      <w:r w:rsidRPr="00F47C39">
        <w:rPr>
          <w:szCs w:val="22"/>
          <w:u w:val="none"/>
        </w:rPr>
        <w:t>Redelivery.</w:t>
      </w:r>
      <w:r w:rsidRPr="00F47C39">
        <w:rPr>
          <w:szCs w:val="22"/>
        </w:rPr>
        <w:t xml:space="preserve">   MRO will complete all Services and redeliver the Aircraft to the Customer within the Service Period at Service Center for inspection and/or test flights in accordance with the Service Agreement or as otherwise agreed upon in writing. </w:t>
      </w:r>
      <w:r w:rsidR="00B13B9B">
        <w:rPr>
          <w:szCs w:val="22"/>
        </w:rPr>
        <w:t xml:space="preserve"> </w:t>
      </w:r>
      <w:r w:rsidR="007C2251">
        <w:rPr>
          <w:szCs w:val="22"/>
        </w:rPr>
        <w:t xml:space="preserve">No later than </w:t>
      </w:r>
      <w:r w:rsidR="00480B29">
        <w:rPr>
          <w:szCs w:val="22"/>
        </w:rPr>
        <w:t xml:space="preserve">three (3) </w:t>
      </w:r>
      <w:r w:rsidR="007C2251">
        <w:rPr>
          <w:szCs w:val="22"/>
        </w:rPr>
        <w:t xml:space="preserve">business days prior the date on </w:t>
      </w:r>
      <w:r w:rsidR="007C2251">
        <w:rPr>
          <w:szCs w:val="22"/>
        </w:rPr>
        <w:t xml:space="preserve">which MRO anticipates the Redelivery of the Aircraft, MRO will deliver to Customer the Redelivery Notice. </w:t>
      </w:r>
      <w:r w:rsidRPr="00F47C39">
        <w:rPr>
          <w:szCs w:val="22"/>
        </w:rPr>
        <w:t xml:space="preserve">If Customer fails to pay any outstanding charges or </w:t>
      </w:r>
      <w:r w:rsidR="00551397">
        <w:rPr>
          <w:szCs w:val="22"/>
        </w:rPr>
        <w:t>remove</w:t>
      </w:r>
      <w:r w:rsidRPr="00F47C39">
        <w:rPr>
          <w:szCs w:val="22"/>
        </w:rPr>
        <w:t xml:space="preserve"> the Aircraft </w:t>
      </w:r>
      <w:r w:rsidR="00551397">
        <w:rPr>
          <w:szCs w:val="22"/>
        </w:rPr>
        <w:t>after Redelivery in accordance with §3.7</w:t>
      </w:r>
      <w:r w:rsidRPr="00F47C39">
        <w:rPr>
          <w:szCs w:val="22"/>
        </w:rPr>
        <w:t xml:space="preserve">, MRO shall be entitled to a Parking Fee, retroactive to the date of Redelivery.  In addition to the above, MRO shall be entitled to move the aircraft off MRO’s premises </w:t>
      </w:r>
      <w:r w:rsidR="003B16BF">
        <w:rPr>
          <w:szCs w:val="22"/>
        </w:rPr>
        <w:t xml:space="preserve">to a proper parking area at the airport in which the Service Center is located </w:t>
      </w:r>
      <w:r w:rsidRPr="00F47C39">
        <w:rPr>
          <w:szCs w:val="22"/>
        </w:rPr>
        <w:t xml:space="preserve">and the Customer shall be responsible for all expenses incurred in relocating the </w:t>
      </w:r>
      <w:r w:rsidR="003B16BF">
        <w:rPr>
          <w:szCs w:val="22"/>
        </w:rPr>
        <w:t>A</w:t>
      </w:r>
      <w:r w:rsidRPr="00F47C39">
        <w:rPr>
          <w:szCs w:val="22"/>
        </w:rPr>
        <w:t>ircraft</w:t>
      </w:r>
      <w:r w:rsidR="005B6F6E">
        <w:rPr>
          <w:szCs w:val="22"/>
        </w:rPr>
        <w:t>, Parking Fees set forth in §1.</w:t>
      </w:r>
      <w:r w:rsidR="00926EC4">
        <w:rPr>
          <w:szCs w:val="22"/>
        </w:rPr>
        <w:t>11</w:t>
      </w:r>
      <w:r w:rsidRPr="00F47C39">
        <w:rPr>
          <w:szCs w:val="22"/>
        </w:rPr>
        <w:t xml:space="preserve"> above, and any other expenses relating to </w:t>
      </w:r>
      <w:r w:rsidR="003B16BF">
        <w:rPr>
          <w:szCs w:val="22"/>
        </w:rPr>
        <w:t xml:space="preserve">such parking of </w:t>
      </w:r>
      <w:r w:rsidRPr="00F47C39">
        <w:rPr>
          <w:szCs w:val="22"/>
        </w:rPr>
        <w:t xml:space="preserve">the </w:t>
      </w:r>
      <w:r w:rsidR="003B16BF">
        <w:rPr>
          <w:szCs w:val="22"/>
        </w:rPr>
        <w:t>A</w:t>
      </w:r>
      <w:r w:rsidRPr="00F47C39">
        <w:rPr>
          <w:szCs w:val="22"/>
        </w:rPr>
        <w:t xml:space="preserve">ircraft. MRO’s liability for loss or damage to the Aircraft, whether under a tort, contract, bailment, or other basis, and MRO’s duty to provide security or to otherwise provide for the safe keeping of the Aircraft shall cease after </w:t>
      </w:r>
      <w:r w:rsidR="003B16BF">
        <w:rPr>
          <w:szCs w:val="22"/>
        </w:rPr>
        <w:t>the date by which Customer is required to remove the Aircraft in accordance with §3.7</w:t>
      </w:r>
      <w:r w:rsidRPr="00F47C39">
        <w:rPr>
          <w:szCs w:val="22"/>
        </w:rPr>
        <w:t xml:space="preserve">. </w:t>
      </w:r>
      <w:r w:rsidR="003025A3" w:rsidRPr="00F47C39">
        <w:rPr>
          <w:szCs w:val="22"/>
        </w:rPr>
        <w:t xml:space="preserve">The parties shall execute a "Redelivery Receipt" substantially similar to Exhibit B hereto. </w:t>
      </w:r>
      <w:r w:rsidRPr="00F47C39">
        <w:rPr>
          <w:szCs w:val="22"/>
        </w:rPr>
        <w:t xml:space="preserve">MRO shall have no duty to maintain the Aircraft, its systems or components after </w:t>
      </w:r>
      <w:r w:rsidR="00877484">
        <w:rPr>
          <w:szCs w:val="22"/>
        </w:rPr>
        <w:t>the Redelivery Date,</w:t>
      </w:r>
      <w:r w:rsidRPr="00F47C39">
        <w:rPr>
          <w:szCs w:val="22"/>
        </w:rPr>
        <w:t xml:space="preserve"> unless Customer and MRO agree otherwise in writing and Customer pays MRO for such Services within </w:t>
      </w:r>
      <w:r w:rsidR="00877484">
        <w:rPr>
          <w:szCs w:val="22"/>
        </w:rPr>
        <w:t>five</w:t>
      </w:r>
      <w:r w:rsidRPr="00F47C39">
        <w:rPr>
          <w:szCs w:val="22"/>
        </w:rPr>
        <w:t xml:space="preserve"> (</w:t>
      </w:r>
      <w:r w:rsidR="00877484">
        <w:rPr>
          <w:szCs w:val="22"/>
        </w:rPr>
        <w:t>5</w:t>
      </w:r>
      <w:r w:rsidRPr="00F47C39">
        <w:rPr>
          <w:szCs w:val="22"/>
        </w:rPr>
        <w:t>)</w:t>
      </w:r>
      <w:r w:rsidR="00C9058C" w:rsidRPr="00F47C39">
        <w:rPr>
          <w:szCs w:val="22"/>
        </w:rPr>
        <w:t xml:space="preserve"> </w:t>
      </w:r>
      <w:r w:rsidR="00877484">
        <w:rPr>
          <w:szCs w:val="22"/>
        </w:rPr>
        <w:t xml:space="preserve">business </w:t>
      </w:r>
      <w:r w:rsidRPr="00F47C39">
        <w:rPr>
          <w:szCs w:val="22"/>
        </w:rPr>
        <w:t>days of Customer being invoiced for same.  In connection with Redelivery of the Aircraft, Customer shall be responsible for coordinating with, obtaining the approval of, submitting all documentation required by any and all governmental authorities and agencies</w:t>
      </w:r>
      <w:r w:rsidR="00877484">
        <w:rPr>
          <w:szCs w:val="22"/>
        </w:rPr>
        <w:t xml:space="preserve"> in connection with the removal of the Aircraft from the Service Center</w:t>
      </w:r>
      <w:r w:rsidR="00E9395B">
        <w:rPr>
          <w:szCs w:val="22"/>
        </w:rPr>
        <w:t xml:space="preserve"> and</w:t>
      </w:r>
      <w:r w:rsidR="00E9395B" w:rsidRPr="00F47C39">
        <w:rPr>
          <w:szCs w:val="22"/>
        </w:rPr>
        <w:t xml:space="preserve"> paying all costs imposed by any and all governmental authorities and agencies</w:t>
      </w:r>
      <w:r w:rsidR="00E9395B">
        <w:rPr>
          <w:szCs w:val="22"/>
        </w:rPr>
        <w:t>.</w:t>
      </w:r>
    </w:p>
    <w:p w14:paraId="276BF669" w14:textId="77777777" w:rsidR="004238F2" w:rsidRPr="002F32AC" w:rsidRDefault="004238F2" w:rsidP="00684DAA">
      <w:pPr>
        <w:pStyle w:val="StyleHeading1Before0pt"/>
        <w:rPr>
          <w:sz w:val="22"/>
          <w:szCs w:val="22"/>
        </w:rPr>
      </w:pPr>
      <w:r w:rsidRPr="002F32AC">
        <w:rPr>
          <w:sz w:val="22"/>
          <w:szCs w:val="22"/>
        </w:rPr>
        <w:t>CHARGES AND TERMS OF PAYMENT</w:t>
      </w:r>
    </w:p>
    <w:p w14:paraId="73D8D170" w14:textId="77777777" w:rsidR="004238F2" w:rsidRPr="002F32AC" w:rsidRDefault="004238F2" w:rsidP="00684DAA">
      <w:pPr>
        <w:pStyle w:val="Heading2"/>
        <w:ind w:left="0" w:firstLine="720"/>
        <w:rPr>
          <w:szCs w:val="22"/>
        </w:rPr>
      </w:pPr>
      <w:r w:rsidRPr="002F32AC">
        <w:rPr>
          <w:szCs w:val="22"/>
          <w:u w:val="none"/>
        </w:rPr>
        <w:t>Invoicing and Payment</w:t>
      </w:r>
      <w:r w:rsidRPr="002F32AC">
        <w:rPr>
          <w:szCs w:val="22"/>
        </w:rPr>
        <w:t xml:space="preserve">.  The timing of the rendition of invoices and due dates for payments shall be in accordance with the terms set forth in each Service Agreement.  Notwithstanding such terms, however, should unforeseen circumstances or matters beyond MRO’s control materially delay the completion of all or any part of the Services, MRO shall have the right, in its reasonable discretion, to issue interim invoices so that it does not accrue an unreasonable amount of work in progress, which invoices shall be paid within thirty (30) days of rendition or prior to Redelivery of the Aircraft, whichever occurs earlier.  </w:t>
      </w:r>
    </w:p>
    <w:p w14:paraId="5FE7B7D6" w14:textId="77777777" w:rsidR="004238F2" w:rsidRPr="002F32AC" w:rsidRDefault="004238F2" w:rsidP="00684DAA">
      <w:pPr>
        <w:pStyle w:val="Heading2"/>
        <w:ind w:left="0" w:firstLine="720"/>
        <w:rPr>
          <w:szCs w:val="22"/>
        </w:rPr>
      </w:pPr>
      <w:r w:rsidRPr="002F32AC">
        <w:rPr>
          <w:szCs w:val="22"/>
          <w:u w:val="none"/>
        </w:rPr>
        <w:t>No Set-off or Deduction</w:t>
      </w:r>
      <w:r w:rsidRPr="002F32AC">
        <w:rPr>
          <w:szCs w:val="22"/>
        </w:rPr>
        <w:t>. All payments shall be made without right of set-off or deduction, in U.S. funds immediately available for use by MRO.</w:t>
      </w:r>
    </w:p>
    <w:p w14:paraId="57847A36" w14:textId="5E9E1889" w:rsidR="004238F2" w:rsidRPr="007B0C52" w:rsidRDefault="004238F2" w:rsidP="004238F2">
      <w:pPr>
        <w:pStyle w:val="Heading2"/>
        <w:ind w:left="0" w:firstLine="720"/>
        <w:rPr>
          <w:szCs w:val="22"/>
        </w:rPr>
      </w:pPr>
      <w:r w:rsidRPr="002F32AC">
        <w:rPr>
          <w:szCs w:val="22"/>
          <w:u w:val="none"/>
        </w:rPr>
        <w:t>Disputed Charges</w:t>
      </w:r>
      <w:r w:rsidRPr="002F32AC">
        <w:rPr>
          <w:szCs w:val="22"/>
        </w:rPr>
        <w:t xml:space="preserve">. </w:t>
      </w:r>
      <w:r w:rsidR="007B0C52" w:rsidRPr="007B0C52">
        <w:rPr>
          <w:color w:val="000000"/>
          <w:szCs w:val="22"/>
        </w:rPr>
        <w:t xml:space="preserve">Customer shall provide written notice to MRO of any dispute Customer has to any charge or invoice from MRO within five (5) business days of the MRO invoice date. Such notice shall set forth the invoice number, disputed amount, and the basis for Customer disputing the amount. Notwithstanding the disputed charges, Customer shall timely pay all undisputed charges in all invoices. MRO invoices, to the extent they include charges for parts, materials, or third party services, are due according to the invoice terms. Any dispute of charges for which MRO has not received timely notice hereunder is deemed waived, time being strictly of the essence.  </w:t>
      </w:r>
      <w:r w:rsidR="00885B52">
        <w:rPr>
          <w:color w:val="000000"/>
          <w:szCs w:val="22"/>
        </w:rPr>
        <w:t>If any notice of dispute is given by Customer, w</w:t>
      </w:r>
      <w:r w:rsidR="007B0C52" w:rsidRPr="007B0C52">
        <w:rPr>
          <w:color w:val="000000"/>
          <w:szCs w:val="22"/>
        </w:rPr>
        <w:t xml:space="preserve">ithin five (5) business days of MRO’s written request, Customer must pay the amount of any disputed invoices into the trust account of an attorney licensed to practice in the State of Delaware, which amounts must remain in trust pending resolution of the disputed invoices. Failure to pay the disputed </w:t>
      </w:r>
      <w:r w:rsidR="0088098B">
        <w:rPr>
          <w:color w:val="000000"/>
          <w:szCs w:val="22"/>
        </w:rPr>
        <w:t xml:space="preserve">invoiced </w:t>
      </w:r>
      <w:r w:rsidR="007B0C52" w:rsidRPr="007B0C52">
        <w:rPr>
          <w:color w:val="000000"/>
          <w:szCs w:val="22"/>
        </w:rPr>
        <w:t>labor amounts into trust pursuant to this section shall be a waiver of any objections to the disputed charges in question.</w:t>
      </w:r>
    </w:p>
    <w:p w14:paraId="1AC07838" w14:textId="2F694C0E" w:rsidR="004238F2" w:rsidRPr="002F32AC" w:rsidRDefault="003D1164" w:rsidP="003D1164">
      <w:pPr>
        <w:pStyle w:val="Heading2"/>
        <w:ind w:left="0" w:firstLine="720"/>
        <w:rPr>
          <w:szCs w:val="22"/>
        </w:rPr>
      </w:pPr>
      <w:r>
        <w:rPr>
          <w:szCs w:val="22"/>
          <w:u w:val="none"/>
        </w:rPr>
        <w:t>L</w:t>
      </w:r>
      <w:r w:rsidR="004238F2" w:rsidRPr="002F32AC">
        <w:rPr>
          <w:szCs w:val="22"/>
          <w:u w:val="none"/>
        </w:rPr>
        <w:t>ien Rights</w:t>
      </w:r>
      <w:r w:rsidR="004238F2" w:rsidRPr="002F32AC">
        <w:rPr>
          <w:szCs w:val="22"/>
        </w:rPr>
        <w:t xml:space="preserve">.  </w:t>
      </w:r>
      <w:r w:rsidR="00E156A6" w:rsidRPr="002F32AC">
        <w:rPr>
          <w:szCs w:val="22"/>
        </w:rPr>
        <w:t xml:space="preserve">Customer acknowledges that MRO shall have a lien on the Aircraft for any unpaid </w:t>
      </w:r>
      <w:r w:rsidR="00E156A6">
        <w:rPr>
          <w:szCs w:val="22"/>
        </w:rPr>
        <w:t>amount</w:t>
      </w:r>
      <w:r w:rsidR="00E156A6" w:rsidRPr="002F32AC">
        <w:rPr>
          <w:szCs w:val="22"/>
        </w:rPr>
        <w:t xml:space="preserve"> due to MRO by Customer</w:t>
      </w:r>
      <w:r w:rsidR="00E156A6">
        <w:rPr>
          <w:szCs w:val="22"/>
        </w:rPr>
        <w:t xml:space="preserve"> in accordance with this GTA </w:t>
      </w:r>
      <w:r w:rsidR="00B13B9B">
        <w:rPr>
          <w:szCs w:val="22"/>
        </w:rPr>
        <w:t xml:space="preserve">or </w:t>
      </w:r>
      <w:r w:rsidR="00E156A6">
        <w:rPr>
          <w:szCs w:val="22"/>
        </w:rPr>
        <w:t>the Service Agreement</w:t>
      </w:r>
      <w:r w:rsidR="00E156A6" w:rsidRPr="002F32AC">
        <w:rPr>
          <w:szCs w:val="22"/>
        </w:rPr>
        <w:t xml:space="preserve">, and agrees that the Aircraft will not be released by MRO until </w:t>
      </w:r>
      <w:r w:rsidR="00E156A6">
        <w:rPr>
          <w:szCs w:val="22"/>
        </w:rPr>
        <w:t>such</w:t>
      </w:r>
      <w:r w:rsidR="00E156A6" w:rsidRPr="002F32AC">
        <w:rPr>
          <w:szCs w:val="22"/>
        </w:rPr>
        <w:t xml:space="preserve"> outstanding </w:t>
      </w:r>
      <w:r w:rsidR="00E156A6">
        <w:rPr>
          <w:szCs w:val="22"/>
        </w:rPr>
        <w:t>amounts</w:t>
      </w:r>
      <w:r w:rsidR="00E156A6" w:rsidRPr="002F32AC">
        <w:rPr>
          <w:szCs w:val="22"/>
        </w:rPr>
        <w:t xml:space="preserve"> are paid in full. </w:t>
      </w:r>
      <w:r w:rsidR="004238F2" w:rsidRPr="002F32AC">
        <w:rPr>
          <w:szCs w:val="22"/>
        </w:rPr>
        <w:t>MRO shall not be liable for any losses, penalties, damages, or other charges</w:t>
      </w:r>
      <w:r w:rsidR="00B13B9B">
        <w:rPr>
          <w:szCs w:val="22"/>
        </w:rPr>
        <w:t>, including those due</w:t>
      </w:r>
      <w:r w:rsidR="004238F2" w:rsidRPr="002F32AC">
        <w:rPr>
          <w:szCs w:val="22"/>
        </w:rPr>
        <w:t xml:space="preserve"> </w:t>
      </w:r>
      <w:r w:rsidR="00885B52">
        <w:rPr>
          <w:szCs w:val="22"/>
        </w:rPr>
        <w:t>under §5.2</w:t>
      </w:r>
      <w:r w:rsidR="00B13B9B">
        <w:rPr>
          <w:szCs w:val="22"/>
        </w:rPr>
        <w:t>,</w:t>
      </w:r>
      <w:r w:rsidR="00885B52">
        <w:rPr>
          <w:szCs w:val="22"/>
        </w:rPr>
        <w:t xml:space="preserve"> </w:t>
      </w:r>
      <w:r w:rsidR="004238F2" w:rsidRPr="002F32AC">
        <w:rPr>
          <w:szCs w:val="22"/>
        </w:rPr>
        <w:t xml:space="preserve">for any delay in Redelivery of the Aircraft due to MRO's retention of possession of the Aircraft </w:t>
      </w:r>
      <w:r w:rsidR="00885B52">
        <w:rPr>
          <w:szCs w:val="22"/>
        </w:rPr>
        <w:t>in accordance with this §6.4</w:t>
      </w:r>
      <w:r w:rsidR="00B13B9B">
        <w:rPr>
          <w:szCs w:val="22"/>
        </w:rPr>
        <w:t xml:space="preserve"> or MRO’s lien rights. </w:t>
      </w:r>
      <w:r w:rsidR="004238F2" w:rsidRPr="002F32AC">
        <w:rPr>
          <w:szCs w:val="22"/>
        </w:rPr>
        <w:t xml:space="preserve"> In the event MRO, in its sole discretion, releases the Aircraft prior to being paid in full, Customer agrees that MRO's release of the Aircraft shall not affect MRO's right to enforce its lien against the Aircraft (which lien shall upon Redelivery become consensual in nature and may be perfected by MRO pursuant to applicable law) or any other methods of collection. </w:t>
      </w:r>
    </w:p>
    <w:p w14:paraId="64D0B9A2" w14:textId="5ED405AA" w:rsidR="004238F2" w:rsidRPr="002F32AC" w:rsidRDefault="004238F2" w:rsidP="004238F2">
      <w:pPr>
        <w:pStyle w:val="Heading2"/>
        <w:ind w:left="0" w:firstLine="720"/>
        <w:rPr>
          <w:szCs w:val="22"/>
        </w:rPr>
      </w:pPr>
      <w:r w:rsidRPr="002F32AC">
        <w:rPr>
          <w:szCs w:val="22"/>
          <w:u w:val="none"/>
        </w:rPr>
        <w:lastRenderedPageBreak/>
        <w:t>Third Party Liens</w:t>
      </w:r>
      <w:r w:rsidRPr="002F32AC">
        <w:rPr>
          <w:szCs w:val="22"/>
        </w:rPr>
        <w:t xml:space="preserve">. MRO shall not suffer or permit any lien or encumbrance to be created or exist against the Aircraft by reason of the Services performed hereunder, other than MRO's mechanics lien, if any, and MRO agrees to immediately release the Aircraft to Customer upon completion of the Services and payment of all charges </w:t>
      </w:r>
      <w:r w:rsidR="00885B52">
        <w:rPr>
          <w:szCs w:val="22"/>
        </w:rPr>
        <w:t xml:space="preserve">due and owing by Customer </w:t>
      </w:r>
      <w:r w:rsidRPr="002F32AC">
        <w:rPr>
          <w:szCs w:val="22"/>
        </w:rPr>
        <w:t>in accordance with this GTA</w:t>
      </w:r>
      <w:r w:rsidR="00885B52">
        <w:rPr>
          <w:szCs w:val="22"/>
        </w:rPr>
        <w:t xml:space="preserve"> </w:t>
      </w:r>
      <w:r w:rsidR="00B13B9B">
        <w:rPr>
          <w:szCs w:val="22"/>
        </w:rPr>
        <w:t xml:space="preserve">or </w:t>
      </w:r>
      <w:r w:rsidR="00885B52">
        <w:rPr>
          <w:szCs w:val="22"/>
        </w:rPr>
        <w:t>the Service Agreement</w:t>
      </w:r>
      <w:r w:rsidRPr="002F32AC">
        <w:rPr>
          <w:szCs w:val="22"/>
        </w:rPr>
        <w:t xml:space="preserve">. </w:t>
      </w:r>
    </w:p>
    <w:p w14:paraId="366E6C05" w14:textId="174F9814" w:rsidR="004238F2" w:rsidRPr="002F32AC" w:rsidRDefault="00F0127A" w:rsidP="004238F2">
      <w:pPr>
        <w:pStyle w:val="Heading2"/>
        <w:ind w:left="0" w:firstLine="720"/>
        <w:rPr>
          <w:szCs w:val="22"/>
        </w:rPr>
      </w:pPr>
      <w:r>
        <w:rPr>
          <w:szCs w:val="22"/>
          <w:u w:val="none"/>
        </w:rPr>
        <w:t>Interest on Past Due Amounts</w:t>
      </w:r>
      <w:r w:rsidR="004238F2" w:rsidRPr="002F32AC">
        <w:rPr>
          <w:szCs w:val="22"/>
        </w:rPr>
        <w:t xml:space="preserve">. Time is of the essence with regard to Customer’s payments to MRO, approval of additional or non-routine work, and provision of Customer Furnished Materials. All past due charges and amounts owed to MRO shall accrue interest at the highest rate allowed by law, which rate shall apply both pre-judgment and post-judgment. </w:t>
      </w:r>
    </w:p>
    <w:p w14:paraId="4532D26F" w14:textId="7867F703" w:rsidR="004238F2" w:rsidRPr="002F32AC" w:rsidRDefault="004238F2" w:rsidP="004238F2">
      <w:pPr>
        <w:pStyle w:val="Heading2"/>
        <w:ind w:left="0" w:firstLine="720"/>
        <w:rPr>
          <w:szCs w:val="22"/>
        </w:rPr>
      </w:pPr>
      <w:r w:rsidRPr="002F32AC">
        <w:rPr>
          <w:szCs w:val="22"/>
          <w:u w:val="none"/>
        </w:rPr>
        <w:t>Post Redelivery Expenses</w:t>
      </w:r>
      <w:r w:rsidRPr="002F32AC">
        <w:rPr>
          <w:szCs w:val="22"/>
        </w:rPr>
        <w:t>. MRO will provide Customer, within thirty (30) days of departure of aircraft, with a detailed bill of any additional freight/shipping costs, exchange costs for overhaul (if applicable), long-distance phone and fax charges, and any other charges incurred after the aircraft is delivered.</w:t>
      </w:r>
    </w:p>
    <w:p w14:paraId="49BFC544" w14:textId="735A79C4" w:rsidR="004238F2" w:rsidRPr="002F32AC" w:rsidRDefault="004238F2" w:rsidP="00905BA2">
      <w:pPr>
        <w:pStyle w:val="Heading2"/>
        <w:ind w:left="0" w:firstLine="720"/>
        <w:rPr>
          <w:szCs w:val="22"/>
        </w:rPr>
      </w:pPr>
      <w:r w:rsidRPr="00905BA2">
        <w:rPr>
          <w:szCs w:val="22"/>
          <w:u w:val="none"/>
        </w:rPr>
        <w:t>Taxes/Customs Duty</w:t>
      </w:r>
      <w:r w:rsidRPr="00905BA2">
        <w:rPr>
          <w:szCs w:val="22"/>
        </w:rPr>
        <w:t>.  All customs duties, taxes and brokerage fees or charges related to Customer Furnished Material delivered to MRO or redelivered to MRO shall be borne by Customer.  Similarly, all other taxes, duties, fees or charges, which may be imposed upon MRO resulting from the performance by MRO or MRO's subcontractors of any Services or other additional work pursuant to this GTA or applicable Service Agreement, including, without limitation, any taxes, duties, fees or charges resulting from the purchase, sale, use, delivery, work performed, storage or transfer of any property furnished or procured hereunder, shall be borne by Customer and Customer agrees to defend, indemnify and hold MRO harmless from any and all claims for payment of any such taxes, fees, or charges.  It is understood and agreed that the term "Taxes" shall not be deemed to include United States or State income taxes payable by MRO arising out of, related to, or resulting from the performance of this GTA or applicable Service Agreement.  If Customer is claiming exempt status from the Delaware State Sales Tax, Customer shall, prior to the effective date of this GTA, provide MRO with a copy of its Delaware Sales Tax exemption certificate of affidavit in the form required by the Delaware Department of Revenue.</w:t>
      </w:r>
    </w:p>
    <w:p w14:paraId="5CFF8C7B" w14:textId="5C044462" w:rsidR="00F738E2" w:rsidRPr="00905BA2" w:rsidRDefault="004238F2" w:rsidP="00905BA2">
      <w:pPr>
        <w:pStyle w:val="Heading2"/>
        <w:ind w:left="0" w:firstLine="720"/>
        <w:rPr>
          <w:szCs w:val="22"/>
        </w:rPr>
      </w:pPr>
      <w:r w:rsidRPr="00905BA2">
        <w:rPr>
          <w:szCs w:val="22"/>
          <w:u w:val="none"/>
        </w:rPr>
        <w:t>Overtime and Premium Work.  No work will be performed on the Aircraft during “Overtime” or “Premium Time” periods unless specifically authorized in writing or via email by Customer. “Overtime” is defined as all work other than “Premium Work” that is (i) performed on weekends or holidays, (ii) performed during other than normal business hours, or (iii) work that requires any one MRO employee to work more than 40 hours in any one week, in each case, other than resulting from any non-excusable delay attributable to MRO. “Premium Time” is any work done on an expedite basis (referred to in the industry as “Aircraft on the Ground” or “AOG”). Overtime charges are 1.andard hourly rates otherwise applicable under the Service Agreement and Premium Time charges are 2.andard hourly rates. This Section 6.7 does not apply to Overtime Work or Premium Work that is not requested by the Customer but which MRO chooses to perform, in its sole discretion.</w:t>
      </w:r>
      <w:r w:rsidRPr="00905BA2">
        <w:rPr>
          <w:szCs w:val="22"/>
        </w:rPr>
      </w:r>
      <w:r w:rsidR="00F877EF" w:rsidRPr="00905BA2">
        <w:rPr>
          <w:szCs w:val="22"/>
        </w:rPr>
      </w:r>
      <w:r w:rsidRPr="00905BA2">
        <w:rPr>
          <w:szCs w:val="22"/>
        </w:rPr>
      </w:r>
      <w:r w:rsidR="00905BA2">
        <w:rPr>
          <w:szCs w:val="22"/>
        </w:rPr>
      </w:r>
      <w:r w:rsidRPr="00905BA2">
        <w:rPr>
          <w:szCs w:val="22"/>
        </w:rPr>
      </w:r>
      <w:r w:rsidR="00F877EF" w:rsidRPr="00905BA2">
        <w:rPr>
          <w:szCs w:val="22"/>
        </w:rPr>
      </w:r>
      <w:r w:rsidRPr="00905BA2">
        <w:rPr>
          <w:szCs w:val="22"/>
        </w:rPr>
      </w:r>
      <w:r w:rsidR="00F877EF" w:rsidRPr="00905BA2">
        <w:rPr>
          <w:szCs w:val="22"/>
        </w:rPr>
      </w:r>
      <w:r w:rsidR="00905BA2">
        <w:rPr>
          <w:szCs w:val="22"/>
        </w:rPr>
      </w:r>
      <w:r w:rsidRPr="00905BA2">
        <w:rPr>
          <w:szCs w:val="22"/>
        </w:rPr>
      </w:r>
      <w:commentRangeStart w:id="1"/>
      <w:commentRangeStart w:id="2"/>
      <w:r w:rsidRPr="00905BA2">
        <w:rPr>
          <w:szCs w:val="22"/>
        </w:rPr>
      </w:r>
      <w:commentRangeEnd w:id="1"/>
      <w:r w:rsidR="00DB2A55">
        <w:rPr>
          <w:rStyle w:val="CommentReference"/>
          <w:bCs w:val="0"/>
        </w:rPr>
      </w:r>
      <w:commentRangeEnd w:id="2"/>
      <w:r w:rsidR="00C40C8D">
        <w:rPr>
          <w:rStyle w:val="CommentReference"/>
          <w:bCs w:val="0"/>
        </w:rPr>
      </w:r>
      <w:r w:rsidRPr="00905BA2">
        <w:rPr>
          <w:szCs w:val="22"/>
        </w:rPr>
      </w:r>
      <w:r w:rsidR="00DB2A55">
        <w:rPr>
          <w:szCs w:val="22"/>
        </w:rPr>
      </w:r>
      <w:r w:rsidRPr="00905BA2">
        <w:rPr>
          <w:szCs w:val="22"/>
        </w:rPr>
      </w:r>
      <w:r w:rsidR="00DB2A55">
        <w:rPr>
          <w:szCs w:val="22"/>
        </w:rPr>
      </w:r>
      <w:r w:rsidRPr="00905BA2">
        <w:rPr>
          <w:szCs w:val="22"/>
        </w:rPr>
      </w:r>
      <w:r w:rsidR="00DB2A55">
        <w:rPr>
          <w:szCs w:val="22"/>
        </w:rPr>
      </w:r>
      <w:r w:rsidRPr="00905BA2">
        <w:rPr>
          <w:szCs w:val="22"/>
        </w:rPr>
      </w:r>
      <w:r w:rsidR="00905BA2">
        <w:rPr>
          <w:szCs w:val="22"/>
        </w:rPr>
      </w:r>
      <w:r w:rsidRPr="00905BA2">
        <w:rPr>
          <w:szCs w:val="22"/>
        </w:rPr>
      </w:r>
      <w:r w:rsidR="00DB2A55">
        <w:rPr>
          <w:szCs w:val="22"/>
        </w:rPr>
      </w:r>
      <w:r w:rsidRPr="00905BA2">
        <w:rPr>
          <w:szCs w:val="22"/>
        </w:rPr>
      </w:r>
    </w:p>
    <w:p w14:paraId="52BD2F29" w14:textId="1E996C54" w:rsidR="004238F2" w:rsidRPr="002F32AC" w:rsidRDefault="00F738E2" w:rsidP="004238F2">
      <w:pPr>
        <w:pStyle w:val="Heading2"/>
        <w:ind w:left="0" w:firstLine="720"/>
        <w:rPr>
          <w:szCs w:val="22"/>
        </w:rPr>
      </w:pPr>
      <w:r w:rsidRPr="002F32AC">
        <w:rPr>
          <w:szCs w:val="22"/>
          <w:u w:val="none"/>
        </w:rPr>
        <w:t>Unused Parts &amp; Materials</w:t>
      </w:r>
      <w:r w:rsidRPr="002F32AC">
        <w:rPr>
          <w:szCs w:val="22"/>
        </w:rPr>
        <w:t>. Any such materials left unclaimed for more than thirty (30) days after Redelivery Date will become the property of MRO, after which MRO may use, sell or dispose of such materials as MRO deems appropriate, in its sole discretion.  Should MRO decide to dispose of the materials, any costs incurred in such disposal (including</w:t>
      </w:r>
      <w:r w:rsidR="005766AE">
        <w:rPr>
          <w:szCs w:val="22"/>
        </w:rPr>
        <w:t xml:space="preserve"> a reasonable amount of</w:t>
      </w:r>
      <w:r w:rsidRPr="002F32AC">
        <w:rPr>
          <w:szCs w:val="22"/>
        </w:rPr>
        <w:t xml:space="preserve"> MRO’s time)</w:t>
      </w:r>
      <w:r w:rsidR="005766AE">
        <w:rPr>
          <w:szCs w:val="22"/>
        </w:rPr>
        <w:t>, net of any proceeds thereof,</w:t>
      </w:r>
      <w:r w:rsidRPr="002F32AC">
        <w:rPr>
          <w:szCs w:val="22"/>
        </w:rPr>
        <w:t xml:space="preserve"> shall be reimbursed to MRO by Customer</w:t>
      </w:r>
      <w:r w:rsidR="009036AE">
        <w:rPr>
          <w:szCs w:val="22"/>
        </w:rPr>
        <w:t>.</w:t>
      </w:r>
    </w:p>
    <w:p w14:paraId="3EC727FD" w14:textId="5A870697" w:rsidR="004238F2" w:rsidRPr="002F32AC" w:rsidRDefault="004238F2" w:rsidP="004238F2">
      <w:pPr>
        <w:pStyle w:val="StyleHeading1Before0pt"/>
        <w:rPr>
          <w:sz w:val="22"/>
          <w:szCs w:val="22"/>
        </w:rPr>
      </w:pPr>
      <w:r w:rsidRPr="002F32AC">
        <w:rPr>
          <w:sz w:val="22"/>
          <w:szCs w:val="22"/>
        </w:rPr>
        <w:t>WARRANTY</w:t>
      </w:r>
      <w:ins w:id="3" w:author="Timothy Perez" w:date="2020-06-05T15:54:00Z">
        <w:r w:rsidR="005766AE">
          <w:rPr>
            <w:sz w:val="22"/>
            <w:szCs w:val="22"/>
          </w:rPr>
          <w:t xml:space="preserve"> </w:t>
        </w:r>
      </w:ins>
    </w:p>
    <w:p w14:paraId="576880A4" w14:textId="475A298E" w:rsidR="004238F2" w:rsidRDefault="004238F2" w:rsidP="009D6110">
      <w:pPr>
        <w:pStyle w:val="Heading2"/>
        <w:ind w:left="0" w:firstLine="720"/>
        <w:rPr>
          <w:bCs w:val="0"/>
          <w:color w:val="000000"/>
          <w:szCs w:val="22"/>
        </w:rPr>
      </w:pPr>
      <w:r w:rsidRPr="002F32AC">
        <w:rPr>
          <w:szCs w:val="22"/>
          <w:u w:val="none"/>
        </w:rPr>
        <w:t xml:space="preserve">Warranty as to Labor.  As the sole and exclusive warranty of any kind granted to Customer (the “Express Warranty”), MRO warrants that the labor performed on Customer’s Aircraft and Engines by MRO employees or by MRO subcontractors for which MRO issues the “return to service” (also known as an -3 or “airworthiness release to service”), shall be free from material defects in workmanship (a) with respect to all work other than labor used in connection with the conversion of a passenger aircraft to a freighter, for the first to occur of (i) twelve (12) calendar months after the Redelivery Date, or (ii) one thousand five hundred (1,500) flight hours after completion of such work; or (b) for labor used in connection with the conversion of a passenger aircraft to a freighter, for the first to occur of (i) five (5) years after the Redelivery Date, or (ii) five thousand cycles after the Redelivery Date.  For all parts acquired from third parties and for labor for which the “return to service” (also known as an -3 or “airworthiness release to service”) is not issued by MRO, any warranty provided by third parties will be assigned by MRO to Customer and, if not assignable, MRO will use commercially reasonable efforts to enforce the warranty on Customer’s behalf, including allowing the Customer to pursue dispute resolution proceedings in MRO’s name and at the Customer’s expenses, subject to MRO’s reasonable approval rights regarding the conduct of any such proceeding in its name. </w:t>
      </w:r>
      <w:r w:rsidRPr="002F32AC">
        <w:rPr>
          <w:szCs w:val="22"/>
        </w:rPr>
      </w:r>
      <w:r w:rsidR="009D6110">
        <w:rPr>
          <w:szCs w:val="22"/>
        </w:rPr>
      </w:r>
      <w:commentRangeStart w:id="4"/>
      <w:r w:rsidR="009D6110" w:rsidRPr="005A6950">
        <w:rPr>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commentRangeEnd w:id="4"/>
      <w:r w:rsidR="009D6110">
        <w:rPr>
          <w:rStyle w:val="CommentReference"/>
          <w:bCs w:val="0"/>
        </w:rPr>
      </w:r>
    </w:p>
    <w:p w14:paraId="6CD5C9EA" w14:textId="4D97FB0B" w:rsidR="004E1EF2" w:rsidRPr="004D10C1" w:rsidRDefault="004E1EF2" w:rsidP="009D6110">
      <w:pPr>
        <w:jc w:val="both"/>
        <w:rPr>
          <w:color w:val="000000"/>
          <w:szCs w:val="22"/>
        </w:rPr>
      </w:pPr>
      <w:r>
        <w:rPr>
          <w:color w:val="000000"/>
          <w:szCs w:val="22"/>
        </w:rPr>
        <w:t>The Express Warranty</w:t>
      </w:r>
      <w:r w:rsidR="009D6110">
        <w:rPr>
          <w:color w:val="000000"/>
          <w:szCs w:val="22"/>
        </w:rPr>
        <w:t xml:space="preserve"> provided by MRO</w:t>
      </w:r>
      <w:r>
        <w:rPr>
          <w:color w:val="000000"/>
          <w:szCs w:val="22"/>
        </w:rPr>
        <w:t>, subject to the terms hereof, is transferrable to subsequent owners of the Aircraft.</w:t>
      </w:r>
    </w:p>
    <w:p w14:paraId="5F1C0997" w14:textId="57C23F82" w:rsidR="004238F2" w:rsidRDefault="004238F2" w:rsidP="00480B29">
      <w:pPr>
        <w:pStyle w:val="Heading2"/>
        <w:spacing w:after="0"/>
        <w:ind w:left="0" w:firstLine="720"/>
        <w:rPr>
          <w:szCs w:val="22"/>
        </w:rPr>
      </w:pPr>
      <w:r w:rsidRPr="002F32AC">
        <w:rPr>
          <w:szCs w:val="22"/>
          <w:u w:val="none"/>
        </w:rPr>
        <w:t>Warranty Procedure</w:t>
      </w:r>
      <w:r w:rsidRPr="002F32AC">
        <w:rPr>
          <w:szCs w:val="22"/>
        </w:rPr>
        <w:t xml:space="preserve">. In the event of a suspected failure, Customer must notify MRO within ten (10) days of the discovery of the suspected failure and return the Aircraft to MRO's facility for inspection within thirty (30) days of the notification.  Upon return and after inspection and review, </w:t>
      </w:r>
      <w:r w:rsidR="005766AE">
        <w:rPr>
          <w:szCs w:val="22"/>
        </w:rPr>
        <w:t xml:space="preserve">which MRO shall complete </w:t>
      </w:r>
      <w:r w:rsidR="00480B29">
        <w:rPr>
          <w:szCs w:val="22"/>
        </w:rPr>
        <w:t>promptly</w:t>
      </w:r>
      <w:r w:rsidR="005766AE">
        <w:rPr>
          <w:szCs w:val="22"/>
        </w:rPr>
        <w:t xml:space="preserve"> after such return, </w:t>
      </w:r>
      <w:r w:rsidRPr="002F32AC">
        <w:rPr>
          <w:szCs w:val="22"/>
        </w:rPr>
        <w:t xml:space="preserve">MRO and Customer will </w:t>
      </w:r>
      <w:r w:rsidR="005766AE">
        <w:rPr>
          <w:szCs w:val="22"/>
        </w:rPr>
        <w:t>promptly</w:t>
      </w:r>
      <w:r w:rsidRPr="002F32AC">
        <w:rPr>
          <w:szCs w:val="22"/>
        </w:rPr>
        <w:t xml:space="preserve"> determine whether the failure falls within the terms of this </w:t>
      </w:r>
      <w:r w:rsidR="005766AE">
        <w:rPr>
          <w:szCs w:val="22"/>
        </w:rPr>
        <w:t>Express W</w:t>
      </w:r>
      <w:r w:rsidRPr="002F32AC">
        <w:rPr>
          <w:szCs w:val="22"/>
        </w:rPr>
        <w:t xml:space="preserve">arranty.  If the suspected failure precludes safe operation of the Aircraft which cannot be corrected with a temporary repair or deferment, then the </w:t>
      </w:r>
      <w:r w:rsidR="00FB5600">
        <w:rPr>
          <w:szCs w:val="22"/>
        </w:rPr>
        <w:t>A</w:t>
      </w:r>
      <w:r w:rsidRPr="002F32AC">
        <w:rPr>
          <w:szCs w:val="22"/>
        </w:rPr>
        <w:t xml:space="preserve">ircraft should be removed from service and MRO will send a representative to inspect the </w:t>
      </w:r>
      <w:r w:rsidR="00FB5600">
        <w:rPr>
          <w:szCs w:val="22"/>
        </w:rPr>
        <w:t>A</w:t>
      </w:r>
      <w:r w:rsidRPr="002F32AC">
        <w:rPr>
          <w:szCs w:val="22"/>
        </w:rPr>
        <w:t>ircraft where it is located within three (3) business days of Customer</w:t>
      </w:r>
      <w:r w:rsidR="007D0664">
        <w:rPr>
          <w:szCs w:val="22"/>
        </w:rPr>
        <w:t>’</w:t>
      </w:r>
      <w:r w:rsidRPr="002F32AC">
        <w:rPr>
          <w:szCs w:val="22"/>
        </w:rPr>
        <w:t xml:space="preserve">s </w:t>
      </w:r>
      <w:r w:rsidRPr="009D6110">
        <w:rPr>
          <w:szCs w:val="22"/>
        </w:rPr>
        <w:t xml:space="preserve">written notice to MRO of the suspected failure. </w:t>
      </w:r>
      <w:r w:rsidR="000F057C" w:rsidRPr="009D6110">
        <w:rPr>
          <w:szCs w:val="22"/>
        </w:rPr>
        <w:t xml:space="preserve">In the event </w:t>
      </w:r>
      <w:r w:rsidRPr="009D6110">
        <w:rPr>
          <w:szCs w:val="22"/>
        </w:rPr>
        <w:t xml:space="preserve">MRO confirms the warranty claim, MRO shall have the option, </w:t>
      </w:r>
      <w:r w:rsidR="00E876B0" w:rsidRPr="009D6110">
        <w:rPr>
          <w:szCs w:val="22"/>
        </w:rPr>
        <w:t>eith</w:t>
      </w:r>
      <w:r w:rsidR="007D0664" w:rsidRPr="009D6110">
        <w:rPr>
          <w:szCs w:val="22"/>
        </w:rPr>
        <w:t>er by agreement with Customer</w:t>
      </w:r>
      <w:r w:rsidR="00E876B0" w:rsidRPr="009D6110">
        <w:rPr>
          <w:szCs w:val="22"/>
        </w:rPr>
        <w:t xml:space="preserve"> or </w:t>
      </w:r>
      <w:r w:rsidRPr="009D6110">
        <w:rPr>
          <w:szCs w:val="22"/>
        </w:rPr>
        <w:t>in its sole discretion</w:t>
      </w:r>
      <w:r w:rsidR="00E876B0" w:rsidRPr="009D6110">
        <w:rPr>
          <w:szCs w:val="22"/>
        </w:rPr>
        <w:t xml:space="preserve"> if no such agreement is reached</w:t>
      </w:r>
      <w:r w:rsidR="00FB5600" w:rsidRPr="009D6110">
        <w:rPr>
          <w:szCs w:val="22"/>
        </w:rPr>
        <w:t xml:space="preserve"> within </w:t>
      </w:r>
      <w:r w:rsidR="009D6110" w:rsidRPr="009D6110">
        <w:rPr>
          <w:szCs w:val="22"/>
        </w:rPr>
        <w:t>ten (10</w:t>
      </w:r>
      <w:r w:rsidR="00FB5600" w:rsidRPr="009D6110">
        <w:rPr>
          <w:szCs w:val="22"/>
        </w:rPr>
        <w:t>) days after MRO’s completion of its review</w:t>
      </w:r>
      <w:r w:rsidRPr="009D6110">
        <w:rPr>
          <w:szCs w:val="22"/>
        </w:rPr>
        <w:t xml:space="preserve">, of repairing, </w:t>
      </w:r>
      <w:r w:rsidR="007D0664" w:rsidRPr="009D6110">
        <w:rPr>
          <w:szCs w:val="22"/>
        </w:rPr>
        <w:t xml:space="preserve">replacing, </w:t>
      </w:r>
      <w:r w:rsidRPr="009D6110">
        <w:rPr>
          <w:szCs w:val="22"/>
        </w:rPr>
        <w:t xml:space="preserve">reworking </w:t>
      </w:r>
      <w:r w:rsidR="007D0664" w:rsidRPr="009D6110">
        <w:rPr>
          <w:szCs w:val="22"/>
        </w:rPr>
        <w:t xml:space="preserve">the failed item </w:t>
      </w:r>
      <w:r w:rsidRPr="009D6110">
        <w:rPr>
          <w:szCs w:val="22"/>
        </w:rPr>
        <w:t xml:space="preserve">or </w:t>
      </w:r>
      <w:r w:rsidR="00FB5600" w:rsidRPr="009D6110">
        <w:rPr>
          <w:szCs w:val="22"/>
        </w:rPr>
        <w:t>reimbursing</w:t>
      </w:r>
      <w:r w:rsidRPr="009D6110">
        <w:rPr>
          <w:szCs w:val="22"/>
        </w:rPr>
        <w:t xml:space="preserve"> Customer</w:t>
      </w:r>
      <w:r w:rsidRPr="002F32AC">
        <w:rPr>
          <w:szCs w:val="22"/>
        </w:rPr>
        <w:t xml:space="preserve"> </w:t>
      </w:r>
      <w:r w:rsidR="007D0664">
        <w:rPr>
          <w:szCs w:val="22"/>
        </w:rPr>
        <w:t>an amount equal to MRO’s cost to correct the failure</w:t>
      </w:r>
      <w:r w:rsidRPr="002F32AC">
        <w:rPr>
          <w:szCs w:val="22"/>
        </w:rPr>
        <w:t>.</w:t>
      </w:r>
      <w:r w:rsidR="00E876B0">
        <w:rPr>
          <w:szCs w:val="22"/>
        </w:rPr>
        <w:t xml:space="preserve"> If MRO performs the</w:t>
      </w:r>
      <w:r w:rsidRPr="002F32AC">
        <w:rPr>
          <w:szCs w:val="22"/>
        </w:rPr>
        <w:t xml:space="preserve"> repair</w:t>
      </w:r>
      <w:r w:rsidR="007D0664">
        <w:rPr>
          <w:szCs w:val="22"/>
        </w:rPr>
        <w:t>, replacement,</w:t>
      </w:r>
      <w:r w:rsidRPr="002F32AC">
        <w:rPr>
          <w:szCs w:val="22"/>
        </w:rPr>
        <w:t xml:space="preserve"> or rework, the Aircraft will be Redelivered to Customer at </w:t>
      </w:r>
      <w:r w:rsidR="007D0664">
        <w:rPr>
          <w:szCs w:val="22"/>
        </w:rPr>
        <w:t>such</w:t>
      </w:r>
      <w:r w:rsidRPr="002F32AC">
        <w:rPr>
          <w:szCs w:val="22"/>
        </w:rPr>
        <w:t xml:space="preserve"> location </w:t>
      </w:r>
      <w:r w:rsidR="007D0664">
        <w:rPr>
          <w:szCs w:val="22"/>
        </w:rPr>
        <w:t>as where the warranty work is performed</w:t>
      </w:r>
      <w:r w:rsidRPr="002F32AC">
        <w:rPr>
          <w:szCs w:val="22"/>
        </w:rPr>
        <w:t>. The warranty set out above notwithstanding, MRO shall have no duty to repair any Aircraft if:</w:t>
      </w:r>
    </w:p>
    <w:p w14:paraId="3B93EC86" w14:textId="77777777" w:rsidR="00480B29" w:rsidRPr="00480B29" w:rsidRDefault="00480B29" w:rsidP="00480B29"/>
    <w:p w14:paraId="51A8C2EA" w14:textId="41908901" w:rsidR="004238F2" w:rsidRPr="0019341A" w:rsidRDefault="004238F2" w:rsidP="00380F0D">
      <w:pPr>
        <w:widowControl/>
        <w:tabs>
          <w:tab w:val="left" w:pos="-1440"/>
        </w:tabs>
        <w:ind w:left="2160" w:right="720" w:hanging="720"/>
        <w:jc w:val="both"/>
        <w:rPr>
          <w:szCs w:val="22"/>
        </w:rPr>
      </w:pPr>
      <w:r w:rsidRPr="002F32AC">
        <w:rPr>
          <w:szCs w:val="22"/>
        </w:rPr>
        <w:t>a.</w:t>
      </w:r>
      <w:r w:rsidRPr="002F32AC">
        <w:rPr>
          <w:szCs w:val="22"/>
        </w:rPr>
        <w:tab/>
      </w:r>
      <w:r w:rsidR="007D0664" w:rsidRPr="007D0664">
        <w:rPr>
          <w:rFonts w:eastAsia="MS Mincho"/>
          <w:szCs w:val="22"/>
          <w:lang w:eastAsia="ja-JP"/>
        </w:rPr>
        <w:t>The Aircraft has not been properly operated and maintained in accordance with the manufacturer’s instructions or other approved maintenance program</w:t>
      </w:r>
      <w:r w:rsidR="00FB5600">
        <w:rPr>
          <w:rFonts w:eastAsia="MS Mincho"/>
          <w:szCs w:val="22"/>
          <w:lang w:eastAsia="ja-JP"/>
        </w:rPr>
        <w:t xml:space="preserve"> in a manner that affected the alleged defective area</w:t>
      </w:r>
      <w:r w:rsidR="007D0664" w:rsidRPr="007D0664">
        <w:rPr>
          <w:rFonts w:eastAsia="MS Mincho"/>
          <w:szCs w:val="22"/>
          <w:lang w:eastAsia="ja-JP"/>
        </w:rPr>
        <w:t>;</w:t>
      </w:r>
    </w:p>
    <w:p w14:paraId="524A7BC6" w14:textId="77777777" w:rsidR="004238F2" w:rsidRPr="0019341A" w:rsidRDefault="004238F2" w:rsidP="00380F0D">
      <w:pPr>
        <w:widowControl/>
        <w:tabs>
          <w:tab w:val="left" w:pos="-1440"/>
        </w:tabs>
        <w:ind w:left="2160" w:right="720" w:hanging="720"/>
        <w:jc w:val="both"/>
        <w:rPr>
          <w:szCs w:val="22"/>
        </w:rPr>
      </w:pPr>
      <w:r w:rsidRPr="0019341A">
        <w:rPr>
          <w:szCs w:val="22"/>
        </w:rPr>
        <w:t>b.</w:t>
      </w:r>
      <w:r w:rsidRPr="0019341A">
        <w:rPr>
          <w:szCs w:val="22"/>
        </w:rPr>
        <w:tab/>
        <w:t>The Aircraft has been subjected to misuse, neglect, accident</w:t>
      </w:r>
      <w:r w:rsidR="00EF0D87" w:rsidRPr="0019341A">
        <w:rPr>
          <w:szCs w:val="22"/>
        </w:rPr>
        <w:t xml:space="preserve">, or </w:t>
      </w:r>
      <w:r w:rsidR="00E7080C" w:rsidRPr="0019341A">
        <w:rPr>
          <w:szCs w:val="22"/>
        </w:rPr>
        <w:t xml:space="preserve">the allegedly defective area </w:t>
      </w:r>
      <w:r w:rsidR="00EF0D87" w:rsidRPr="0019341A">
        <w:rPr>
          <w:szCs w:val="22"/>
        </w:rPr>
        <w:t xml:space="preserve">has </w:t>
      </w:r>
      <w:r w:rsidR="00E7080C" w:rsidRPr="0019341A">
        <w:rPr>
          <w:szCs w:val="22"/>
        </w:rPr>
        <w:t xml:space="preserve">been </w:t>
      </w:r>
      <w:r w:rsidR="007D0664" w:rsidRPr="0019341A">
        <w:rPr>
          <w:szCs w:val="22"/>
        </w:rPr>
        <w:t xml:space="preserve">modified, </w:t>
      </w:r>
      <w:r w:rsidR="00E7080C" w:rsidRPr="0019341A">
        <w:rPr>
          <w:szCs w:val="22"/>
        </w:rPr>
        <w:t>repaired</w:t>
      </w:r>
      <w:r w:rsidR="007D0664" w:rsidRPr="0019341A">
        <w:rPr>
          <w:szCs w:val="22"/>
        </w:rPr>
        <w:t>,</w:t>
      </w:r>
      <w:r w:rsidR="00E7080C" w:rsidRPr="0019341A">
        <w:rPr>
          <w:szCs w:val="22"/>
        </w:rPr>
        <w:t xml:space="preserve"> or altered by others</w:t>
      </w:r>
      <w:r w:rsidRPr="0019341A">
        <w:rPr>
          <w:szCs w:val="22"/>
        </w:rPr>
        <w:t>;</w:t>
      </w:r>
    </w:p>
    <w:p w14:paraId="0E7B42EF" w14:textId="77777777" w:rsidR="007D0664" w:rsidRPr="0019341A" w:rsidRDefault="004238F2" w:rsidP="00380F0D">
      <w:pPr>
        <w:widowControl/>
        <w:tabs>
          <w:tab w:val="left" w:pos="-1440"/>
        </w:tabs>
        <w:ind w:left="2160" w:right="720" w:hanging="720"/>
        <w:jc w:val="both"/>
        <w:rPr>
          <w:szCs w:val="22"/>
        </w:rPr>
      </w:pPr>
      <w:r w:rsidRPr="0019341A">
        <w:rPr>
          <w:szCs w:val="22"/>
        </w:rPr>
        <w:t>c.</w:t>
      </w:r>
      <w:r w:rsidRPr="0019341A">
        <w:rPr>
          <w:szCs w:val="22"/>
        </w:rPr>
        <w:tab/>
      </w:r>
      <w:r w:rsidR="00F738E2" w:rsidRPr="0019341A">
        <w:rPr>
          <w:rFonts w:eastAsia="MS Mincho"/>
          <w:bCs/>
          <w:szCs w:val="22"/>
          <w:lang w:eastAsia="ja-JP"/>
        </w:rPr>
        <w:t xml:space="preserve">Technical </w:t>
      </w:r>
      <w:r w:rsidR="00F738E2" w:rsidRPr="0019341A">
        <w:rPr>
          <w:rFonts w:eastAsia="MS Mincho"/>
          <w:szCs w:val="22"/>
          <w:lang w:eastAsia="ja-JP"/>
        </w:rPr>
        <w:t>records have not been kept and returned with the Aircraft in accordance with the record keeping requirements of the FAA (or such other aviation authority having jurisdiction over the Aircraft)</w:t>
      </w:r>
      <w:r w:rsidRPr="0019341A">
        <w:rPr>
          <w:szCs w:val="22"/>
        </w:rPr>
        <w:t xml:space="preserve">; </w:t>
      </w:r>
    </w:p>
    <w:p w14:paraId="29C382CC" w14:textId="77777777" w:rsidR="004238F2" w:rsidRPr="0019341A" w:rsidRDefault="007D0664" w:rsidP="00380F0D">
      <w:pPr>
        <w:widowControl/>
        <w:tabs>
          <w:tab w:val="left" w:pos="-1440"/>
        </w:tabs>
        <w:ind w:left="2160" w:right="720" w:hanging="720"/>
        <w:jc w:val="both"/>
        <w:rPr>
          <w:szCs w:val="22"/>
        </w:rPr>
      </w:pPr>
      <w:r w:rsidRPr="0019341A">
        <w:rPr>
          <w:szCs w:val="22"/>
        </w:rPr>
        <w:t>d.</w:t>
      </w:r>
      <w:r w:rsidRPr="0019341A">
        <w:rPr>
          <w:szCs w:val="22"/>
        </w:rPr>
        <w:tab/>
      </w:r>
      <w:r w:rsidR="0019341A" w:rsidRPr="007D0664">
        <w:rPr>
          <w:rFonts w:eastAsia="MS Mincho"/>
          <w:szCs w:val="22"/>
          <w:lang w:eastAsia="ja-JP"/>
        </w:rPr>
        <w:t xml:space="preserve">Is due to normal wear, tear, and use; </w:t>
      </w:r>
      <w:r w:rsidR="004238F2" w:rsidRPr="0019341A">
        <w:rPr>
          <w:szCs w:val="22"/>
        </w:rPr>
        <w:t>or,</w:t>
      </w:r>
    </w:p>
    <w:p w14:paraId="4C7D99E2" w14:textId="2DC1D8AC" w:rsidR="004238F2" w:rsidRPr="0019341A" w:rsidRDefault="0019341A" w:rsidP="005A33CF">
      <w:pPr>
        <w:tabs>
          <w:tab w:val="left" w:pos="-1440"/>
        </w:tabs>
        <w:ind w:left="2160" w:right="720" w:hanging="720"/>
        <w:jc w:val="both"/>
        <w:rPr>
          <w:szCs w:val="22"/>
        </w:rPr>
      </w:pPr>
      <w:r w:rsidRPr="0019341A">
        <w:rPr>
          <w:szCs w:val="22"/>
        </w:rPr>
        <w:t>e</w:t>
      </w:r>
      <w:r w:rsidR="004238F2" w:rsidRPr="0019341A">
        <w:rPr>
          <w:szCs w:val="22"/>
        </w:rPr>
        <w:t>.</w:t>
      </w:r>
      <w:r w:rsidR="004238F2" w:rsidRPr="0019341A">
        <w:rPr>
          <w:szCs w:val="22"/>
        </w:rPr>
        <w:tab/>
        <w:t xml:space="preserve">Customer has failed to timely pay MRO for the Services provided under </w:t>
      </w:r>
      <w:r w:rsidR="00FB5600">
        <w:rPr>
          <w:szCs w:val="22"/>
        </w:rPr>
        <w:t xml:space="preserve">and in accordance with </w:t>
      </w:r>
      <w:r w:rsidR="004238F2" w:rsidRPr="0019341A">
        <w:rPr>
          <w:szCs w:val="22"/>
        </w:rPr>
        <w:t>this GTA and applicable Service Agreement</w:t>
      </w:r>
      <w:r w:rsidR="00F738E2" w:rsidRPr="0019341A">
        <w:rPr>
          <w:szCs w:val="22"/>
        </w:rPr>
        <w:t xml:space="preserve"> and such </w:t>
      </w:r>
      <w:r w:rsidR="002F32AC" w:rsidRPr="0019341A">
        <w:rPr>
          <w:szCs w:val="22"/>
        </w:rPr>
        <w:t>failure</w:t>
      </w:r>
      <w:r w:rsidR="00F738E2" w:rsidRPr="0019341A">
        <w:rPr>
          <w:szCs w:val="22"/>
        </w:rPr>
        <w:t xml:space="preserve"> has not been cured </w:t>
      </w:r>
      <w:r w:rsidR="00891D4F" w:rsidRPr="0019341A">
        <w:rPr>
          <w:szCs w:val="22"/>
        </w:rPr>
        <w:t xml:space="preserve">in accordance with §6.3 above and </w:t>
      </w:r>
      <w:r w:rsidR="00F738E2" w:rsidRPr="0019341A">
        <w:rPr>
          <w:szCs w:val="22"/>
        </w:rPr>
        <w:t>within the warranty period</w:t>
      </w:r>
      <w:r w:rsidR="00BC332C" w:rsidRPr="00BC332C">
        <w:rPr>
          <w:szCs w:val="22"/>
        </w:rPr>
        <w:t xml:space="preserve"> </w:t>
      </w:r>
      <w:r w:rsidR="00BC332C">
        <w:rPr>
          <w:szCs w:val="22"/>
        </w:rPr>
        <w:t xml:space="preserve">(in which event MRO’s Express Warranty shall be suspended until such time as all such sums due MRO have been paid, </w:t>
      </w:r>
      <w:r w:rsidR="001502CA">
        <w:rPr>
          <w:szCs w:val="22"/>
        </w:rPr>
        <w:t xml:space="preserve">without </w:t>
      </w:r>
      <w:r w:rsidR="00BC332C">
        <w:rPr>
          <w:szCs w:val="22"/>
        </w:rPr>
        <w:t>any such suspension extend</w:t>
      </w:r>
      <w:r w:rsidR="001502CA">
        <w:rPr>
          <w:szCs w:val="22"/>
        </w:rPr>
        <w:t>ing</w:t>
      </w:r>
      <w:r w:rsidR="00BC332C">
        <w:rPr>
          <w:szCs w:val="22"/>
        </w:rPr>
        <w:t xml:space="preserve"> the warranty period)</w:t>
      </w:r>
      <w:r w:rsidR="004238F2" w:rsidRPr="0019341A">
        <w:rPr>
          <w:szCs w:val="22"/>
        </w:rPr>
        <w:t>.</w:t>
      </w:r>
    </w:p>
    <w:p w14:paraId="098561C6" w14:textId="221C096A" w:rsidR="004238F2" w:rsidRPr="002F32AC" w:rsidRDefault="004238F2" w:rsidP="00380F0D">
      <w:pPr>
        <w:pStyle w:val="Heading2"/>
        <w:ind w:left="0" w:firstLine="720"/>
        <w:rPr>
          <w:szCs w:val="22"/>
        </w:rPr>
      </w:pPr>
      <w:r w:rsidRPr="002F32AC">
        <w:rPr>
          <w:szCs w:val="22"/>
          <w:u w:val="none"/>
        </w:rPr>
        <w:lastRenderedPageBreak/>
        <w:t>Limitation on Liability</w:t>
      </w:r>
      <w:r w:rsidRPr="002F32AC">
        <w:rPr>
          <w:b/>
          <w:szCs w:val="22"/>
        </w:rPr>
        <w:t xml:space="preserve">.  </w:t>
      </w:r>
      <w:r w:rsidRPr="002F32AC">
        <w:rPr>
          <w:szCs w:val="22"/>
        </w:rPr>
        <w:t>NOTWITHSTANDING ANYTHING TO THE CONTRARY IN THE SERVICE AGREEMENT OR THESE TERMS, AND EXCLUDING ONLY INTENTIONALLY TORTIOUS ACTIVITIES OF MRO’S OFFICERS</w:t>
      </w:r>
      <w:r w:rsidR="00BA16A1">
        <w:rPr>
          <w:szCs w:val="22"/>
        </w:rPr>
        <w:t xml:space="preserve">, </w:t>
      </w:r>
      <w:r w:rsidRPr="002F32AC">
        <w:rPr>
          <w:szCs w:val="22"/>
        </w:rPr>
        <w:t xml:space="preserve">DIRECTORS, </w:t>
      </w:r>
      <w:r w:rsidR="00BA16A1">
        <w:rPr>
          <w:szCs w:val="22"/>
        </w:rPr>
        <w:t xml:space="preserve">AGENTS, </w:t>
      </w:r>
      <w:r w:rsidR="00E7080C">
        <w:rPr>
          <w:szCs w:val="22"/>
        </w:rPr>
        <w:t xml:space="preserve">OR </w:t>
      </w:r>
      <w:r w:rsidR="00BA16A1">
        <w:rPr>
          <w:szCs w:val="22"/>
        </w:rPr>
        <w:t xml:space="preserve">EMPLOYEES </w:t>
      </w:r>
      <w:r w:rsidRPr="002F32AC">
        <w:rPr>
          <w:szCs w:val="22"/>
        </w:rPr>
        <w:t xml:space="preserve">NONE OF MRO OR ITS OFFICERS, DIRECTORS, SHAREHOLDERS, EMPLOYEES, SUBCONTRACTORS OR AGENTS (THE “MRO PARTIES”) SHALL BE LIABLE IN CONTRACT, TORT, STRICT LIABILITY OR OTHER THEORY: (A) FOR LOSS OF USE OF ANY AIRCRAFT, ENGINE OR PART THEREOF; (B) FOR ANY INDIRECT, EXEMPLARY, INCIDENTAL, SPECIAL, PUNITIVE, RELIANCE OR CONSEQUENTIAL DAMAGES, INCLUDING BUT NOT LIMITED TO LOST PROFITS OR REVENUES; (C) FOR ANY MATTER BEYOND SUCH PARTY’S REASONABLE CONTROL, INCLUDING BUT NOT LIMITED TO ACTS OF GOD, FIRE, FLOOD, ADVERSE WEATHER CONDITIONS, METEOROLOGICAL OR ATMOSPHERIC OCCURRENCES OR DISTURBANCES (INCLUDING HURRICANE OUTAGES) OR OTHER NATURAL EVENTS, ANY IRRXYZ Inc.ARABLE COMPONENT FAILURE, REGARDLESS OF THE CAUSE(S) OF SUCH FAILURE, EXTERNALLY CAUSED INTERFERENCE, ACTS OF GOVERNMENT, NATIONAL EMERGENCIES, INSURRECTIONS, RIOTS, ACTS OF WAR, CIVIL DISORDER, QUARANTINE, RESTRICTIONS, EMBARGOES, STRIKES, LOCKOUTS, WORK STOPPAGES, LABOR DIFFICULTIES AND THE LIKE; (D) FOR ANY ACTS OR OMISSIONS OF A MRO SUBCONTRACTOR; OR (E) FOR ANY CLAIMS OF NEGLIGENCE, PRODUCT LIABILITY OR OTHER BREACH OF COMMON LAW DUTY, IT BEING AGREED THAT THE ONLY CLAIMS AVAILABLE TO CUSTOMER ARE FOR BREACH OF THIS GTA OR THE APPLICABLE SERVICE AGREEMENT, TO THE EXTENT PERMITTED HEREIN AND THEREIN. </w:t>
      </w:r>
    </w:p>
    <w:p w14:paraId="5D04A745" w14:textId="77777777" w:rsidR="004238F2" w:rsidRPr="002F32AC" w:rsidRDefault="004238F2" w:rsidP="00380F0D">
      <w:pPr>
        <w:pStyle w:val="Heading2"/>
        <w:ind w:left="0" w:firstLine="720"/>
        <w:rPr>
          <w:szCs w:val="22"/>
        </w:rPr>
      </w:pPr>
      <w:r w:rsidRPr="002F32AC">
        <w:rPr>
          <w:szCs w:val="22"/>
          <w:u w:val="none"/>
        </w:rPr>
        <w:t>Disclaimer of Warranties</w:t>
      </w:r>
      <w:r w:rsidRPr="002F32AC">
        <w:rPr>
          <w:b/>
          <w:szCs w:val="22"/>
        </w:rPr>
        <w:t xml:space="preserve">.  </w:t>
      </w:r>
      <w:r w:rsidRPr="002F32AC">
        <w:rPr>
          <w:szCs w:val="22"/>
        </w:rPr>
        <w:t xml:space="preserve">MRO HEREBY DISCLAIMS ANY AND ALL WARRANTIES, AND IT IS EXPRESSLY AGREED THAT THERE ARE NO WARRANTIES, EXPRESSED, IMPLIED, STATUTORY OR OTHERWISE, INCLUDING WARRANTIES OF AIRWORTHINESS, MERCHANTABILITY, OR FITNESS FOR INTENDED USE, FOR SERVCIES PERFORMED, WORK DONE OR MATERIALS FURNISHED HEREUNDER, EXCLUDING ONLY THE EXPRESS WARRANTY SET FORTH IN SECTION 7.1 ABOVE. </w:t>
      </w:r>
    </w:p>
    <w:p w14:paraId="1691E0B4" w14:textId="28A1E82C" w:rsidR="004238F2" w:rsidRPr="002F32AC" w:rsidRDefault="004238F2" w:rsidP="00480B29">
      <w:pPr>
        <w:pStyle w:val="Heading2"/>
        <w:spacing w:after="0"/>
        <w:ind w:left="0" w:firstLine="720"/>
        <w:rPr>
          <w:szCs w:val="22"/>
        </w:rPr>
      </w:pPr>
      <w:r w:rsidRPr="002F32AC">
        <w:rPr>
          <w:szCs w:val="22"/>
          <w:u w:val="none"/>
        </w:rPr>
        <w:t>Limitation on Liability and Damages</w:t>
      </w:r>
      <w:r w:rsidRPr="002F32AC">
        <w:rPr>
          <w:b/>
          <w:szCs w:val="22"/>
        </w:rPr>
        <w:t xml:space="preserve">.  </w:t>
      </w:r>
      <w:r w:rsidRPr="002F32AC">
        <w:rPr>
          <w:szCs w:val="22"/>
        </w:rPr>
        <w:t>WITHOUT IN ANY WAY LIMITING THE EFFECTIVENESS OF ANY OTHER PART OF THIS ARTICLE 7, CUSTOMER AGREES THAT UNDER NO CIRCUMSTANCES SHALL THE MRO PARTIES, IN THE AGGREGATE, BE LIABLE FOR DAMAGES OF ANY KIND, REGARDLESS OF THE BASIS FOR LIABILITY, IN EXCESS OF THE GREATER OF $10,000 OR THE SUMS PAID BY CUSTOMER TO MRO FOR SERVICES RENDERED IN CONNECTION WITH THE AIRCRAFT OR SERVICES RELATED TO THE LIABILITY IN QUESTION.</w:t>
      </w:r>
    </w:p>
    <w:p w14:paraId="75661CAC" w14:textId="77777777" w:rsidR="004238F2" w:rsidRPr="002F32AC" w:rsidRDefault="004238F2" w:rsidP="00480B29">
      <w:pPr>
        <w:pStyle w:val="Heading2"/>
        <w:spacing w:after="0"/>
        <w:ind w:left="0" w:firstLine="720"/>
        <w:rPr>
          <w:szCs w:val="22"/>
        </w:rPr>
      </w:pPr>
      <w:r w:rsidRPr="002F32AC">
        <w:rPr>
          <w:szCs w:val="22"/>
          <w:u w:val="none"/>
        </w:rPr>
        <w:t>Consideration for Limitations</w:t>
      </w:r>
      <w:r w:rsidRPr="002F32AC">
        <w:rPr>
          <w:szCs w:val="22"/>
        </w:rPr>
        <w:t>.  The disclaimers of warranties and limitations on liability and damages contained in Sections 7.3, 7.4 and 7.5 above were an integral part of the determination by MRO of the amount to be charged for the Services and resulted in a lower charge for such Services to Customer, in exchange for which Customer agreed to accept the increased risk associated with such disclaimers and limitations.</w:t>
      </w:r>
    </w:p>
    <w:p w14:paraId="6966F708" w14:textId="77A78B5F" w:rsidR="004238F2" w:rsidRPr="002F32AC" w:rsidRDefault="004238F2" w:rsidP="004238F2">
      <w:pPr>
        <w:pStyle w:val="Heading2"/>
        <w:ind w:left="0" w:firstLine="720"/>
        <w:rPr>
          <w:szCs w:val="22"/>
        </w:rPr>
      </w:pPr>
      <w:r w:rsidRPr="002F32AC">
        <w:rPr>
          <w:szCs w:val="22"/>
          <w:u w:val="none"/>
        </w:rPr>
        <w:t>Exclusions to Express Warranty</w:t>
      </w:r>
      <w:r w:rsidRPr="002F32AC">
        <w:rPr>
          <w:szCs w:val="22"/>
        </w:rPr>
        <w:t xml:space="preserve">.  </w:t>
      </w:r>
      <w:commentRangeStart w:id="5"/>
      <w:commentRangeStart w:id="6"/>
      <w:r w:rsidRPr="002F32AC">
        <w:rPr>
          <w:szCs w:val="22"/>
        </w:rPr>
        <w:t xml:space="preserve">Customer shall have no claim under the Express Warranty or otherwise for failures caused in whole or in material part by (i) failure to properly maintain the Aircraft, Engine or part in question; or (ii) misuse, neglect, accident, repair or alteration by others.  In addition, MRO shall have no liability to Customer for breach of the Express Warranty if Customer fails to maintain proper records and make same available to MRO, so that MRO can determine the cause of and repair the failure in question.  </w:t>
      </w:r>
      <w:r w:rsidR="007E02A8">
        <w:rPr>
          <w:szCs w:val="22"/>
        </w:rPr>
        <w:t xml:space="preserve">In the event </w:t>
      </w:r>
      <w:r w:rsidRPr="002F32AC">
        <w:rPr>
          <w:szCs w:val="22"/>
        </w:rPr>
        <w:t>Customer did not timely make payment as required by the Service Agreement or this GTA</w:t>
      </w:r>
      <w:r w:rsidR="00FA729E">
        <w:rPr>
          <w:szCs w:val="22"/>
        </w:rPr>
        <w:t>, MRO’s warranty shall be suspended until such time as all sums due MRO have been paid</w:t>
      </w:r>
      <w:r w:rsidRPr="002F32AC">
        <w:rPr>
          <w:szCs w:val="22"/>
        </w:rPr>
        <w:t xml:space="preserve">. </w:t>
      </w:r>
      <w:r w:rsidR="00FA729E">
        <w:rPr>
          <w:szCs w:val="22"/>
        </w:rPr>
        <w:t>Any such suspension shall not extend the warranty period.</w:t>
      </w:r>
      <w:commentRangeEnd w:id="5"/>
      <w:r w:rsidR="00907597">
        <w:rPr>
          <w:rStyle w:val="CommentReference"/>
          <w:bCs w:val="0"/>
        </w:rPr>
        <w:commentReference w:id="5"/>
      </w:r>
      <w:commentRangeEnd w:id="6"/>
      <w:r w:rsidR="009D6110">
        <w:rPr>
          <w:rStyle w:val="CommentReference"/>
          <w:bCs w:val="0"/>
        </w:rPr>
        <w:commentReference w:id="6"/>
      </w:r>
      <w:r w:rsidRPr="002F32AC">
        <w:rPr>
          <w:szCs w:val="22"/>
        </w:rPr>
        <w:t xml:space="preserve"> MRO does not warrant any components, </w:t>
      </w:r>
      <w:r w:rsidRPr="002F32AC">
        <w:rPr>
          <w:szCs w:val="22"/>
        </w:rPr>
        <w:lastRenderedPageBreak/>
        <w:t>parts and materials provided by Customer or a third party supplier against any defect, although it will cooperate at Customer’s expense with any claim Customer chooses to make against the supplier of such parts, components or materials.</w:t>
      </w:r>
    </w:p>
    <w:p w14:paraId="2E1FD42F" w14:textId="77777777" w:rsidR="004238F2" w:rsidRPr="002F32AC" w:rsidRDefault="004238F2" w:rsidP="004238F2">
      <w:pPr>
        <w:pStyle w:val="StyleHeading1Before0pt"/>
        <w:rPr>
          <w:sz w:val="22"/>
          <w:szCs w:val="22"/>
        </w:rPr>
      </w:pPr>
      <w:r w:rsidRPr="002F32AC">
        <w:rPr>
          <w:sz w:val="22"/>
          <w:szCs w:val="22"/>
        </w:rPr>
        <w:t>LIABILITY &amp; INDEMNITY</w:t>
      </w:r>
    </w:p>
    <w:p w14:paraId="161BE698" w14:textId="3BBD5B2E" w:rsidR="004238F2" w:rsidRPr="002F32AC" w:rsidRDefault="004238F2" w:rsidP="00F0127A">
      <w:pPr>
        <w:pStyle w:val="Heading2"/>
        <w:ind w:left="0" w:firstLine="720"/>
        <w:rPr>
          <w:szCs w:val="22"/>
        </w:rPr>
      </w:pPr>
      <w:r w:rsidRPr="002F32AC">
        <w:rPr>
          <w:szCs w:val="22"/>
          <w:u w:val="none"/>
        </w:rPr>
        <w:t>Risk of Loss.</w:t>
      </w:r>
      <w:r w:rsidRPr="002F32AC">
        <w:rPr>
          <w:szCs w:val="22"/>
        </w:rPr>
        <w:t xml:space="preserve"> Customer shall at all times bear the risk of loss to the Aircraft</w:t>
      </w:r>
      <w:r w:rsidR="00E17125">
        <w:rPr>
          <w:szCs w:val="22"/>
        </w:rPr>
        <w:t xml:space="preserve"> due to any cause including, but not limited to, theft, fire, </w:t>
      </w:r>
      <w:r w:rsidR="00E51719">
        <w:rPr>
          <w:szCs w:val="22"/>
        </w:rPr>
        <w:t xml:space="preserve">adverse weather including </w:t>
      </w:r>
      <w:r w:rsidR="00E17125">
        <w:rPr>
          <w:szCs w:val="22"/>
        </w:rPr>
        <w:t xml:space="preserve">windstorm, </w:t>
      </w:r>
      <w:r w:rsidR="00814634">
        <w:rPr>
          <w:szCs w:val="22"/>
        </w:rPr>
        <w:t xml:space="preserve">or </w:t>
      </w:r>
      <w:r w:rsidR="00E17125">
        <w:rPr>
          <w:szCs w:val="22"/>
        </w:rPr>
        <w:t>acts of third parties over whom MRO has no control</w:t>
      </w:r>
      <w:r w:rsidRPr="002F32AC">
        <w:rPr>
          <w:szCs w:val="22"/>
        </w:rPr>
        <w:t xml:space="preserve">, except to the extent set forth in </w:t>
      </w:r>
      <w:r w:rsidR="00907597">
        <w:rPr>
          <w:szCs w:val="22"/>
        </w:rPr>
        <w:t>§8.2</w:t>
      </w:r>
      <w:r w:rsidRPr="002F32AC">
        <w:rPr>
          <w:szCs w:val="22"/>
        </w:rPr>
        <w:t xml:space="preserve"> below.</w:t>
      </w:r>
    </w:p>
    <w:p w14:paraId="7D6A716D" w14:textId="13E1891E" w:rsidR="0086119B" w:rsidRPr="0086119B" w:rsidRDefault="004238F2" w:rsidP="00F0127A">
      <w:pPr>
        <w:pStyle w:val="Heading2"/>
        <w:spacing w:after="0"/>
        <w:ind w:left="0" w:firstLine="720"/>
        <w:rPr>
          <w:szCs w:val="22"/>
        </w:rPr>
      </w:pPr>
      <w:r w:rsidRPr="002F32AC">
        <w:rPr>
          <w:szCs w:val="22"/>
          <w:u w:val="none"/>
        </w:rPr>
        <w:t>MRO Indemnity.</w:t>
      </w:r>
      <w:r w:rsidRPr="002F32AC">
        <w:rPr>
          <w:szCs w:val="22"/>
        </w:rPr>
        <w:t xml:space="preserve">  MRO agrees to indemnify, defend and hold harmless Customer,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86119B" w:rsidRPr="003B2592">
        <w:rPr>
          <w:szCs w:val="22"/>
        </w:rPr>
        <w:t>claimed by third parties against any such indemnitees and arising out of or caused by MRO’s gross negligence or intentionally tortious conduct</w:t>
      </w:r>
      <w:r w:rsidR="0086119B">
        <w:rPr>
          <w:szCs w:val="22"/>
        </w:rPr>
        <w:t>.</w:t>
      </w:r>
    </w:p>
    <w:p w14:paraId="4AC25BFD" w14:textId="46294D45" w:rsidR="00FA729E" w:rsidRPr="0091305C" w:rsidRDefault="004238F2" w:rsidP="00F0127A">
      <w:pPr>
        <w:pStyle w:val="Heading2"/>
        <w:ind w:left="0" w:firstLine="720"/>
        <w:rPr>
          <w:szCs w:val="22"/>
        </w:rPr>
      </w:pPr>
      <w:r w:rsidRPr="002F32AC">
        <w:rPr>
          <w:szCs w:val="22"/>
          <w:u w:val="none"/>
        </w:rPr>
        <w:t>Customer Indemnity</w:t>
      </w:r>
      <w:r w:rsidRPr="002F32AC">
        <w:rPr>
          <w:szCs w:val="22"/>
        </w:rPr>
        <w:t xml:space="preserve">.  Customer agrees to indemnify, defend and hold harmless MRO,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907597" w:rsidRPr="003B2592">
        <w:rPr>
          <w:szCs w:val="22"/>
        </w:rPr>
        <w:t>claimed by third parties against any such indemnitees and</w:t>
      </w:r>
      <w:r w:rsidR="00907597" w:rsidRPr="002F32AC">
        <w:rPr>
          <w:szCs w:val="22"/>
        </w:rPr>
        <w:t xml:space="preserve"> </w:t>
      </w:r>
      <w:r w:rsidRPr="002F32AC">
        <w:rPr>
          <w:szCs w:val="22"/>
        </w:rPr>
        <w:t>arising out of or caused by</w:t>
      </w:r>
      <w:r w:rsidR="003F1457">
        <w:rPr>
          <w:szCs w:val="22"/>
        </w:rPr>
        <w:t>:</w:t>
      </w:r>
      <w:r w:rsidRPr="002F32AC">
        <w:rPr>
          <w:szCs w:val="22"/>
        </w:rPr>
        <w:t xml:space="preserve"> (i) Customer’s gross negligence, or willful misconduct or that of its employees or representatives</w:t>
      </w:r>
      <w:r w:rsidR="003F1457">
        <w:rPr>
          <w:szCs w:val="22"/>
        </w:rPr>
        <w:t>;</w:t>
      </w:r>
      <w:r w:rsidRPr="002F32AC">
        <w:rPr>
          <w:szCs w:val="22"/>
        </w:rPr>
        <w:t xml:space="preserve"> (ii) the negligence of Customer or Customer’s employees or representatives, to the extent such action or inactions occurred at the Service Center, any other location owned or leased by MRO or any other location where MRO is expressly or implicitly asked by Customer to render </w:t>
      </w:r>
      <w:r w:rsidR="006556BA">
        <w:rPr>
          <w:szCs w:val="22"/>
        </w:rPr>
        <w:t>S</w:t>
      </w:r>
      <w:r w:rsidRPr="002F32AC">
        <w:rPr>
          <w:szCs w:val="22"/>
        </w:rPr>
        <w:t>ervices; (iii) errors in information, documentation or instructions provided by Customer or its employees or representatives to MRO</w:t>
      </w:r>
      <w:r w:rsidR="003F1457">
        <w:rPr>
          <w:szCs w:val="22"/>
        </w:rPr>
        <w:t>;</w:t>
      </w:r>
      <w:r w:rsidR="0091305C">
        <w:rPr>
          <w:szCs w:val="22"/>
        </w:rPr>
        <w:t xml:space="preserve"> </w:t>
      </w:r>
      <w:r w:rsidR="003F1457">
        <w:rPr>
          <w:szCs w:val="22"/>
        </w:rPr>
        <w:t xml:space="preserve">(iv) </w:t>
      </w:r>
      <w:r w:rsidR="0091305C" w:rsidRPr="003B2592">
        <w:rPr>
          <w:szCs w:val="22"/>
        </w:rPr>
        <w:t xml:space="preserve">the </w:t>
      </w:r>
      <w:r w:rsidR="003F1457">
        <w:rPr>
          <w:szCs w:val="22"/>
        </w:rPr>
        <w:t xml:space="preserve">pre-existing </w:t>
      </w:r>
      <w:r w:rsidR="0091305C" w:rsidRPr="003B2592">
        <w:rPr>
          <w:szCs w:val="22"/>
        </w:rPr>
        <w:t>condition of the Aircraft</w:t>
      </w:r>
      <w:r w:rsidR="003F1457">
        <w:rPr>
          <w:szCs w:val="22"/>
        </w:rPr>
        <w:t xml:space="preserve"> upon arrival at MRO; or, (v) Customer’s breach of its duties under this </w:t>
      </w:r>
      <w:r w:rsidR="006556BA">
        <w:rPr>
          <w:szCs w:val="22"/>
        </w:rPr>
        <w:t>GTA or Service A</w:t>
      </w:r>
      <w:r w:rsidR="003F1457">
        <w:rPr>
          <w:szCs w:val="22"/>
        </w:rPr>
        <w:t>greement</w:t>
      </w:r>
      <w:r w:rsidR="0091305C" w:rsidRPr="003B2592">
        <w:rPr>
          <w:szCs w:val="22"/>
        </w:rPr>
        <w:t>, including but not limited to claims and losses arising out of injury, death or property damage, and notwithstanding the negligence of any indemnitee</w:t>
      </w:r>
      <w:r w:rsidR="0091305C">
        <w:rPr>
          <w:szCs w:val="22"/>
        </w:rPr>
        <w:t>.</w:t>
      </w:r>
    </w:p>
    <w:p w14:paraId="1D4FE1E3" w14:textId="7D08B91D" w:rsidR="004238F2" w:rsidRDefault="004238F2" w:rsidP="00E9395B">
      <w:pPr>
        <w:pStyle w:val="Heading2"/>
        <w:spacing w:after="0"/>
        <w:ind w:left="0" w:firstLine="720"/>
        <w:rPr>
          <w:szCs w:val="22"/>
        </w:rPr>
      </w:pPr>
      <w:r w:rsidRPr="00FA729E">
        <w:rPr>
          <w:szCs w:val="22"/>
          <w:u w:val="none"/>
        </w:rPr>
        <w:t>Airport Charges</w:t>
      </w:r>
      <w:r w:rsidRPr="00E9395B">
        <w:rPr>
          <w:szCs w:val="22"/>
          <w:u w:val="none"/>
        </w:rPr>
        <w:t>.</w:t>
      </w:r>
      <w:r w:rsidRPr="00FA729E">
        <w:rPr>
          <w:szCs w:val="22"/>
        </w:rPr>
        <w:t xml:space="preserve"> In the event that MRO is billed, invoiced, or otherwise charged in any manner for parking, landing, or other fees by any airport or airport authority as a result of MRO’s past, future, or current relationship with Customer, Customer agrees to defend, indemnify and hold MRO harmless from all such amount and to pay or settle such claims within thirty (30) days of MRO written notice to Customer of such claim</w:t>
      </w:r>
      <w:r w:rsidR="009D6110">
        <w:rPr>
          <w:szCs w:val="22"/>
        </w:rPr>
        <w:t xml:space="preserve">.  </w:t>
      </w:r>
      <w:r w:rsidR="009A7195">
        <w:t xml:space="preserve">Each party hereto acknowledges, agrees and confirms that in no case shall either party be liable for </w:t>
      </w:r>
      <w:r w:rsidR="009A7195" w:rsidRPr="009A7195">
        <w:rPr>
          <w:szCs w:val="22"/>
        </w:rPr>
        <w:t>any indirect, exemplary, incidental, special, punitive, reliance or consequential damages, including but not limited to lost profits or revenues</w:t>
      </w:r>
      <w:r w:rsidR="009A7195">
        <w:rPr>
          <w:szCs w:val="22"/>
        </w:rPr>
        <w:t>.</w:t>
      </w:r>
      <w:r w:rsidR="009D6110">
        <w:rPr>
          <w:szCs w:val="22"/>
        </w:rPr>
        <w:t xml:space="preserve">  By way of clarification, sums due pursuant to the express terms of this GTA or a Service Agreement are direct damages and, therefore, not excluded by the preceding sentence. </w:t>
      </w:r>
    </w:p>
    <w:p w14:paraId="34B42DCE" w14:textId="77777777" w:rsidR="009D6110" w:rsidRPr="009D6110" w:rsidRDefault="009D6110" w:rsidP="009D6110"/>
    <w:p w14:paraId="1C99874D" w14:textId="078EB03B" w:rsidR="004238F2" w:rsidRPr="002F32AC" w:rsidRDefault="004238F2" w:rsidP="00380F0D">
      <w:pPr>
        <w:pStyle w:val="StyleHeading1Before0pt"/>
        <w:rPr>
          <w:sz w:val="22"/>
          <w:szCs w:val="22"/>
        </w:rPr>
      </w:pPr>
      <w:r w:rsidRPr="002F32AC">
        <w:rPr>
          <w:sz w:val="22"/>
          <w:szCs w:val="22"/>
        </w:rPr>
        <w:t>INSURANCE</w:t>
      </w:r>
      <w:r w:rsidR="00B745E8">
        <w:rPr>
          <w:sz w:val="22"/>
          <w:szCs w:val="22"/>
        </w:rPr>
        <w:t xml:space="preserve"> </w:t>
      </w:r>
    </w:p>
    <w:p w14:paraId="48E8538A" w14:textId="77777777" w:rsidR="004238F2" w:rsidRPr="002F32AC" w:rsidRDefault="004238F2" w:rsidP="00380F0D">
      <w:pPr>
        <w:widowControl/>
        <w:tabs>
          <w:tab w:val="left" w:pos="-1440"/>
        </w:tabs>
        <w:ind w:firstLine="720"/>
        <w:jc w:val="both"/>
        <w:rPr>
          <w:szCs w:val="22"/>
        </w:rPr>
      </w:pPr>
      <w:r w:rsidRPr="002F32AC">
        <w:rPr>
          <w:szCs w:val="22"/>
        </w:rPr>
        <w:t>The following insurance shall be provided:</w:t>
      </w:r>
    </w:p>
    <w:p w14:paraId="13D9A250" w14:textId="77777777" w:rsidR="004238F2" w:rsidRPr="002F32AC" w:rsidRDefault="004238F2" w:rsidP="00E9395B">
      <w:pPr>
        <w:pStyle w:val="Heading2"/>
        <w:spacing w:after="0"/>
        <w:ind w:left="0" w:firstLine="720"/>
        <w:rPr>
          <w:szCs w:val="22"/>
        </w:rPr>
      </w:pPr>
      <w:r w:rsidRPr="002F32AC">
        <w:rPr>
          <w:szCs w:val="22"/>
          <w:u w:val="none"/>
        </w:rPr>
        <w:t>Worker's Compensation</w:t>
      </w:r>
      <w:r w:rsidRPr="002F32AC">
        <w:rPr>
          <w:szCs w:val="22"/>
        </w:rPr>
        <w:t>.  Each party shall maintain at its own expense Worker's Compensation or similar insurance as required by applicable law and Employers Liability or similar insurance with companies of recognized reputation and responsibility, covering injuries to each party's respective employees</w:t>
      </w:r>
      <w:r w:rsidR="002A607B">
        <w:rPr>
          <w:szCs w:val="22"/>
        </w:rPr>
        <w:t xml:space="preserve"> and representatives</w:t>
      </w:r>
      <w:r w:rsidRPr="002F32AC">
        <w:rPr>
          <w:szCs w:val="22"/>
        </w:rPr>
        <w:t xml:space="preserve">. Such insurance shall contain a waiver of subrogation against the other party and shall contain a requirement for thirty (30) days advance written notice to the other party of any material change in terms or coverage prior to such material change becoming effective against the other party. </w:t>
      </w:r>
    </w:p>
    <w:p w14:paraId="1F348DFD" w14:textId="77777777" w:rsidR="004238F2" w:rsidRPr="002F32AC" w:rsidRDefault="004238F2" w:rsidP="004238F2">
      <w:pPr>
        <w:widowControl/>
        <w:tabs>
          <w:tab w:val="left" w:pos="-1440"/>
        </w:tabs>
        <w:ind w:firstLine="720"/>
        <w:jc w:val="both"/>
        <w:rPr>
          <w:szCs w:val="22"/>
        </w:rPr>
        <w:sectPr w:rsidR="004238F2" w:rsidRPr="002F32AC" w:rsidSect="004238F2">
          <w:footerReference w:type="default" r:id="rId12"/>
          <w:headerReference w:type="first" r:id="rId13"/>
          <w:footerReference w:type="first" r:id="rId14"/>
          <w:headerReference w:type="default" r:id="rId22"/>
          <w:endnotePr>
            <w:numFmt w:val="decimal"/>
          </w:endnotePr>
          <w:pgSz w:w="12240" w:h="15840"/>
          <w:pgMar w:top="1440" w:right="1440" w:bottom="1440" w:left="1440" w:header="1440" w:footer="720" w:gutter="0"/>
          <w:cols w:space="720"/>
          <w:noEndnote/>
          <w:titlePg/>
        </w:sectPr>
      </w:pPr>
    </w:p>
    <w:p w14:paraId="3E37DBDB" w14:textId="25283B9B" w:rsidR="004238F2" w:rsidRDefault="004238F2" w:rsidP="00E9395B">
      <w:pPr>
        <w:pStyle w:val="Heading2"/>
        <w:spacing w:after="0"/>
        <w:ind w:left="0" w:firstLine="720"/>
        <w:rPr>
          <w:szCs w:val="22"/>
        </w:rPr>
      </w:pPr>
      <w:r w:rsidRPr="002F32AC">
        <w:rPr>
          <w:szCs w:val="22"/>
          <w:u w:val="none"/>
        </w:rPr>
        <w:t>MRO’s Insurance</w:t>
      </w:r>
      <w:r w:rsidRPr="002F32AC">
        <w:rPr>
          <w:szCs w:val="22"/>
        </w:rPr>
        <w:t>.  MRO agrees to maintain Commercial General Liability Insurance, including Hanger Keeper's Liability Insurance, within limits of at least US$</w:t>
      </w:r>
      <w:r w:rsidR="009252EA">
        <w:rPr>
          <w:szCs w:val="22"/>
        </w:rPr>
        <w:t>3</w:t>
      </w:r>
      <w:r w:rsidRPr="002F32AC">
        <w:rPr>
          <w:szCs w:val="22"/>
        </w:rPr>
        <w:t>00,000,000.00, including Products Liability Insurance with limits of at least US$</w:t>
      </w:r>
      <w:r w:rsidR="009252EA">
        <w:rPr>
          <w:szCs w:val="22"/>
        </w:rPr>
        <w:t>3</w:t>
      </w:r>
      <w:r w:rsidRPr="002F32AC">
        <w:rPr>
          <w:szCs w:val="22"/>
        </w:rPr>
        <w:t>00,000,000.00 in the aggregate annually, and Premises Liability Insurance with limits of at least US$</w:t>
      </w:r>
      <w:r w:rsidR="009252EA">
        <w:rPr>
          <w:szCs w:val="22"/>
        </w:rPr>
        <w:t>3</w:t>
      </w:r>
      <w:r w:rsidRPr="002F32AC">
        <w:rPr>
          <w:szCs w:val="22"/>
        </w:rPr>
        <w:t xml:space="preserve">00,000,000.00.  </w:t>
      </w:r>
    </w:p>
    <w:p w14:paraId="138369D3" w14:textId="77777777" w:rsidR="00E9395B" w:rsidRPr="00E9395B" w:rsidRDefault="00E9395B" w:rsidP="00E9395B"/>
    <w:p w14:paraId="7FFA3C31" w14:textId="52B2833F" w:rsidR="004238F2" w:rsidRPr="002F32AC" w:rsidRDefault="004238F2" w:rsidP="004238F2">
      <w:pPr>
        <w:pStyle w:val="Heading2"/>
        <w:ind w:left="0" w:firstLine="720"/>
        <w:rPr>
          <w:szCs w:val="22"/>
        </w:rPr>
      </w:pPr>
      <w:r w:rsidRPr="002F32AC">
        <w:rPr>
          <w:szCs w:val="22"/>
          <w:u w:val="none"/>
        </w:rPr>
        <w:t>Customer’s Insurance</w:t>
      </w:r>
      <w:r w:rsidRPr="002F32AC">
        <w:rPr>
          <w:szCs w:val="22"/>
        </w:rPr>
        <w:t xml:space="preserve">.  </w:t>
      </w:r>
      <w:r w:rsidR="00B47581">
        <w:rPr>
          <w:szCs w:val="22"/>
        </w:rPr>
        <w:t xml:space="preserve">Prior to </w:t>
      </w:r>
      <w:r w:rsidR="007E605B">
        <w:rPr>
          <w:szCs w:val="22"/>
        </w:rPr>
        <w:t>d</w:t>
      </w:r>
      <w:r w:rsidR="00B47581">
        <w:rPr>
          <w:szCs w:val="22"/>
        </w:rPr>
        <w:t>elivery of</w:t>
      </w:r>
      <w:r w:rsidR="00B47581" w:rsidRPr="002F32AC">
        <w:rPr>
          <w:szCs w:val="22"/>
        </w:rPr>
        <w:t xml:space="preserve"> </w:t>
      </w:r>
      <w:r w:rsidRPr="002F32AC">
        <w:rPr>
          <w:szCs w:val="22"/>
        </w:rPr>
        <w:t>the Aircraft to MRO</w:t>
      </w:r>
      <w:r w:rsidR="00B47581">
        <w:rPr>
          <w:szCs w:val="22"/>
        </w:rPr>
        <w:t xml:space="preserve"> and for a period of two years following Redelivery of the Aircraft to Customer</w:t>
      </w:r>
      <w:r w:rsidRPr="002F32AC">
        <w:rPr>
          <w:szCs w:val="22"/>
        </w:rPr>
        <w:t xml:space="preserve">, Customer agrees to maintain or cause to be maintained </w:t>
      </w:r>
      <w:r w:rsidR="003F1457">
        <w:rPr>
          <w:szCs w:val="22"/>
        </w:rPr>
        <w:t xml:space="preserve">insurance covering property damage to the Aircraft due to any cause and </w:t>
      </w:r>
      <w:r w:rsidR="003F1457">
        <w:rPr>
          <w:lang w:val="en-IE"/>
        </w:rPr>
        <w:t>comprehensive</w:t>
      </w:r>
      <w:r w:rsidR="003F1457">
        <w:t xml:space="preserve"> aviation </w:t>
      </w:r>
      <w:r w:rsidR="003F1457">
        <w:rPr>
          <w:lang w:val="en-IE"/>
        </w:rPr>
        <w:t xml:space="preserve">legal </w:t>
      </w:r>
      <w:r w:rsidR="003F1457">
        <w:t>liability insurance including,</w:t>
      </w:r>
      <w:r w:rsidR="003F1457">
        <w:rPr>
          <w:lang w:val="en-IE"/>
        </w:rPr>
        <w:t xml:space="preserve"> but not limited to, aircraft liability (with respect to passenger and third party liabilities), baggage, cargo and mail liability, premises liability, products liability and</w:t>
      </w:r>
      <w:r w:rsidR="003F1457">
        <w:t xml:space="preserve"> war risk and allied perils, </w:t>
      </w:r>
      <w:r w:rsidRPr="002F32AC">
        <w:rPr>
          <w:szCs w:val="22"/>
        </w:rPr>
        <w:t xml:space="preserve">with limits of liability </w:t>
      </w:r>
      <w:r w:rsidR="00814634">
        <w:rPr>
          <w:szCs w:val="22"/>
        </w:rPr>
        <w:t xml:space="preserve">in an amount </w:t>
      </w:r>
      <w:r w:rsidR="00814634">
        <w:t>usually carried by owners of airframes and engines engaged in the same or a similar business or similarly situated with Customer</w:t>
      </w:r>
      <w:r w:rsidRPr="008765B0">
        <w:t>. Such</w:t>
      </w:r>
      <w:r w:rsidR="00814634">
        <w:t xml:space="preserve"> </w:t>
      </w:r>
      <w:r w:rsidR="00B745E8">
        <w:t xml:space="preserve">liability </w:t>
      </w:r>
      <w:r w:rsidR="00814634">
        <w:t xml:space="preserve">insurance policies shall be maintained with insurers of internationally recognized reputation and credit standing </w:t>
      </w:r>
      <w:r w:rsidR="00814634" w:rsidRPr="008765B0">
        <w:t xml:space="preserve">and </w:t>
      </w:r>
      <w:r w:rsidRPr="008765B0">
        <w:t>shall contain provisions (i) including MRO and its officers, directors, agents, and employees as additional named insureds, (ii) waiving any such insurers' rights of subrogation, (iii) providing that Customer's insurance shall be primary insurance, (iv) waiving any recourse against MRO for payment of premiums or other payments due the insurers, and (v) requiring Customer's insurers to provide MRO with thirty (30) days advance written notice of any cancellation or adverse material change to such policy and providing that such change shall not be effective as to the benefit and/or interest of the MRO for thirty (30) days after written notice of such cancellation or adverse material change is received by MRO.</w:t>
      </w:r>
    </w:p>
    <w:p w14:paraId="3DE429A0" w14:textId="77777777" w:rsidR="004238F2" w:rsidRPr="002F32AC" w:rsidRDefault="004238F2" w:rsidP="00380F0D">
      <w:pPr>
        <w:pStyle w:val="Heading2"/>
        <w:ind w:left="0" w:firstLine="720"/>
        <w:rPr>
          <w:szCs w:val="22"/>
        </w:rPr>
      </w:pPr>
      <w:r w:rsidRPr="002F32AC">
        <w:rPr>
          <w:szCs w:val="22"/>
          <w:u w:val="none"/>
        </w:rPr>
        <w:t>Certificates of Insurance</w:t>
      </w:r>
      <w:r w:rsidRPr="002F32AC">
        <w:rPr>
          <w:szCs w:val="22"/>
        </w:rPr>
        <w:t>.  Each party agrees to furnish the other with Certificates of Insurance evidencing its maintenance of the above insurance at the commencement of this GTA and thereafter at each renewal of the above insurance until two (2) years after the expiration of this GTA.</w:t>
      </w:r>
    </w:p>
    <w:p w14:paraId="751DA27C" w14:textId="77777777" w:rsidR="004238F2" w:rsidRPr="002F32AC" w:rsidRDefault="004238F2" w:rsidP="00380F0D">
      <w:pPr>
        <w:pStyle w:val="StyleHeading1Before0pt"/>
        <w:rPr>
          <w:sz w:val="22"/>
          <w:szCs w:val="22"/>
        </w:rPr>
      </w:pPr>
      <w:r w:rsidRPr="002F32AC">
        <w:rPr>
          <w:sz w:val="22"/>
          <w:szCs w:val="22"/>
        </w:rPr>
        <w:t>INABILITY TO PERFORM:  DELAYS</w:t>
      </w:r>
    </w:p>
    <w:p w14:paraId="547E0AC2" w14:textId="64DC9E09" w:rsidR="004238F2" w:rsidRPr="00380F0D" w:rsidRDefault="004238F2" w:rsidP="00380F0D">
      <w:pPr>
        <w:widowControl/>
        <w:tabs>
          <w:tab w:val="left" w:pos="-1440"/>
        </w:tabs>
        <w:ind w:firstLine="720"/>
        <w:jc w:val="both"/>
        <w:rPr>
          <w:szCs w:val="22"/>
        </w:rPr>
      </w:pPr>
      <w:r w:rsidRPr="002F32AC">
        <w:rPr>
          <w:szCs w:val="22"/>
        </w:rPr>
        <w:t xml:space="preserve">Neither party shall be liable for any failure to perform or any delays in performance hereunder </w:t>
      </w:r>
      <w:r w:rsidR="00B13B9B">
        <w:rPr>
          <w:szCs w:val="22"/>
        </w:rPr>
        <w:t xml:space="preserve">(including but not limited to Redelivery of the Aircraft) </w:t>
      </w:r>
      <w:r w:rsidRPr="002F32AC">
        <w:rPr>
          <w:szCs w:val="22"/>
        </w:rPr>
        <w:t>due to Acts of God or the public enemy, war or warlike operations, inability to secure parts or materials (provided such inability stems from scarcity or difficulty in obtaining such parts or materials and not from delays by MRO</w:t>
      </w:r>
      <w:r w:rsidR="008B3F40">
        <w:rPr>
          <w:szCs w:val="22"/>
        </w:rPr>
        <w:t>, its subcontractors</w:t>
      </w:r>
      <w:r w:rsidRPr="002F32AC">
        <w:rPr>
          <w:szCs w:val="22"/>
        </w:rPr>
        <w:t xml:space="preserve"> or Customer in placing orders for securing such parts or materials), explosions or fires (unless caused by the negligence of said party), insurrection or riots, floods, earthquakes, any governmental act, failure of transportation, strikes or other labor disputes, </w:t>
      </w:r>
      <w:r w:rsidR="00B13B9B">
        <w:rPr>
          <w:szCs w:val="22"/>
        </w:rPr>
        <w:t xml:space="preserve">pandemics, epidemics, diseases, quarantines </w:t>
      </w:r>
      <w:r w:rsidR="00B13B9B" w:rsidRPr="00F47C39">
        <w:rPr>
          <w:szCs w:val="22"/>
        </w:rPr>
        <w:t>and similar occurrences</w:t>
      </w:r>
      <w:r w:rsidR="00B13B9B">
        <w:rPr>
          <w:szCs w:val="22"/>
        </w:rPr>
        <w:t xml:space="preserve">, </w:t>
      </w:r>
      <w:r w:rsidRPr="002F32AC">
        <w:rPr>
          <w:szCs w:val="22"/>
        </w:rPr>
        <w:t>or any other cause beyond its control</w:t>
      </w:r>
      <w:r w:rsidR="002924D4">
        <w:rPr>
          <w:szCs w:val="22"/>
        </w:rPr>
        <w:t>, including Customer’s failure to timely pay as required by this GTA or the Service A</w:t>
      </w:r>
      <w:r w:rsidR="00B13B9B">
        <w:rPr>
          <w:szCs w:val="22"/>
        </w:rPr>
        <w:t>g</w:t>
      </w:r>
      <w:r w:rsidR="002924D4">
        <w:rPr>
          <w:szCs w:val="22"/>
        </w:rPr>
        <w:t>reement</w:t>
      </w:r>
      <w:r w:rsidRPr="002F32AC">
        <w:rPr>
          <w:szCs w:val="22"/>
        </w:rPr>
        <w:t xml:space="preserve">.  The parties agree to promptly notify each other in the event that the Services are delayed for any of the aforementioned reasons. </w:t>
      </w:r>
      <w:r w:rsidR="00B13B9B">
        <w:rPr>
          <w:szCs w:val="22"/>
        </w:rPr>
        <w:t xml:space="preserve"> </w:t>
      </w:r>
    </w:p>
    <w:p w14:paraId="026F9357" w14:textId="77777777" w:rsidR="004238F2" w:rsidRPr="002F32AC" w:rsidRDefault="004238F2" w:rsidP="00380F0D">
      <w:pPr>
        <w:pStyle w:val="StyleHeading1Before0pt"/>
        <w:rPr>
          <w:sz w:val="22"/>
          <w:szCs w:val="22"/>
        </w:rPr>
      </w:pPr>
      <w:r w:rsidRPr="002F32AC">
        <w:rPr>
          <w:bCs w:val="0"/>
          <w:sz w:val="22"/>
          <w:szCs w:val="22"/>
        </w:rPr>
        <w:t>TERMINATION AND SUSPENSION</w:t>
      </w:r>
    </w:p>
    <w:p w14:paraId="0D742270" w14:textId="2561EF84" w:rsidR="004238F2" w:rsidRPr="002F32AC" w:rsidRDefault="004238F2" w:rsidP="00380F0D">
      <w:pPr>
        <w:pStyle w:val="Heading2"/>
        <w:ind w:left="0" w:firstLine="720"/>
        <w:rPr>
          <w:szCs w:val="22"/>
        </w:rPr>
      </w:pPr>
      <w:r w:rsidRPr="002F32AC">
        <w:rPr>
          <w:szCs w:val="22"/>
          <w:u w:val="none"/>
        </w:rPr>
        <w:t>Indefinite Term of GTA</w:t>
      </w:r>
      <w:r w:rsidRPr="002F32AC">
        <w:rPr>
          <w:szCs w:val="22"/>
        </w:rPr>
        <w:t xml:space="preserve">.  This GTA shall have an indefinite term and shall be applicable, as stated in Section 2.0 above, until terminated by </w:t>
      </w:r>
      <w:r w:rsidR="00B745E8">
        <w:rPr>
          <w:szCs w:val="22"/>
        </w:rPr>
        <w:t xml:space="preserve">not less than </w:t>
      </w:r>
      <w:r w:rsidR="00E156A6">
        <w:rPr>
          <w:szCs w:val="22"/>
        </w:rPr>
        <w:t>thirty</w:t>
      </w:r>
      <w:r w:rsidR="00B745E8">
        <w:rPr>
          <w:szCs w:val="22"/>
        </w:rPr>
        <w:t xml:space="preserve"> (30) days’ prior </w:t>
      </w:r>
      <w:r w:rsidRPr="002F32AC">
        <w:rPr>
          <w:szCs w:val="22"/>
        </w:rPr>
        <w:t xml:space="preserve">written notice from one party to the other, except that termination shall be only with respect to future Services not yet under contract on Aircraft not yet in MRO’s possession, and shall in no way affect any dealings between the parties that pre-existed such termination or Services in progress or for which </w:t>
      </w:r>
      <w:r w:rsidR="00B745E8">
        <w:rPr>
          <w:szCs w:val="22"/>
        </w:rPr>
        <w:t>Service A</w:t>
      </w:r>
      <w:r w:rsidRPr="002F32AC">
        <w:rPr>
          <w:szCs w:val="22"/>
        </w:rPr>
        <w:t xml:space="preserve">greements have already been signed.  </w:t>
      </w:r>
    </w:p>
    <w:p w14:paraId="3B59CE26" w14:textId="6D6676CE" w:rsidR="004238F2" w:rsidRPr="002F32AC" w:rsidRDefault="004238F2" w:rsidP="00380F0D">
      <w:pPr>
        <w:pStyle w:val="Heading2"/>
        <w:ind w:left="0" w:firstLine="720"/>
        <w:rPr>
          <w:szCs w:val="22"/>
        </w:rPr>
      </w:pPr>
      <w:r w:rsidRPr="002F32AC">
        <w:rPr>
          <w:szCs w:val="22"/>
          <w:u w:val="none"/>
        </w:rPr>
        <w:t>MRO’s Right to Terminate or Suspend</w:t>
      </w:r>
      <w:r w:rsidRPr="002F32AC">
        <w:rPr>
          <w:b/>
          <w:szCs w:val="22"/>
        </w:rPr>
        <w:t xml:space="preserve">.  </w:t>
      </w:r>
      <w:r w:rsidRPr="002F32AC">
        <w:rPr>
          <w:szCs w:val="22"/>
        </w:rPr>
        <w:t xml:space="preserve">MRO may terminate or suspend the provision of Services, upon written notice to Customer and in MRO’s sole discretion, at any time upon the occurrence of any of the following:  (i) Customer’s failure to timely pay any sums due pursuant to the Service Agreement or to this GTA; (ii) Customer’s breach of the Service Agreement or this GTA; (iii) </w:t>
      </w:r>
      <w:r w:rsidR="002F32AC">
        <w:rPr>
          <w:szCs w:val="22"/>
        </w:rPr>
        <w:t xml:space="preserve">Customer’s failure to maintain the insurance required in this GTA; (iv) </w:t>
      </w:r>
      <w:r w:rsidRPr="002F32AC">
        <w:rPr>
          <w:szCs w:val="22"/>
        </w:rPr>
        <w:t>MRO’s reasonable determination that Customer is unable to pay for the Services; (v) MRO’s inability to provide the Services based on a decision or action of the FAA or other governmental agency or (v</w:t>
      </w:r>
      <w:r w:rsidR="002F32AC">
        <w:rPr>
          <w:szCs w:val="22"/>
        </w:rPr>
        <w:t>i</w:t>
      </w:r>
      <w:r w:rsidRPr="002F32AC">
        <w:rPr>
          <w:szCs w:val="22"/>
        </w:rPr>
        <w:t xml:space="preserve">) for any other reason beyond MRO’s control.  </w:t>
      </w:r>
    </w:p>
    <w:p w14:paraId="7F465FC4" w14:textId="2C52AEBD" w:rsidR="004238F2" w:rsidRPr="002F32AC" w:rsidRDefault="004238F2" w:rsidP="004238F2">
      <w:pPr>
        <w:pStyle w:val="Heading2"/>
        <w:ind w:left="0" w:firstLine="720"/>
        <w:rPr>
          <w:szCs w:val="22"/>
        </w:rPr>
      </w:pPr>
      <w:r w:rsidRPr="002F32AC">
        <w:rPr>
          <w:szCs w:val="22"/>
          <w:u w:val="none"/>
        </w:rPr>
        <w:t>Effect of Termination</w:t>
      </w:r>
      <w:r w:rsidRPr="002F32AC">
        <w:rPr>
          <w:szCs w:val="22"/>
        </w:rPr>
        <w:t>.  Termination shall not diminish Customer’s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upon termination (i) MRO shall have no further obligation to perform any Services, and (ii) MRO shall have no duty to honor any warranty for Services for which Customer did not timely pay all related charges. MRO shall be entitled to a Parking Fee, retroactive to the date of the written notice to Customer to terminate or suspend the provision of Services.  In addition to the above, in the event of a termination pursuant to Section 11.2, MRO shall be entitled to move the Aircraft off MRO’s premises and the Customer shall be responsible for all expenses incurred in relocating the Aircraft</w:t>
      </w:r>
      <w:r w:rsidR="005B6F6E">
        <w:rPr>
          <w:szCs w:val="22"/>
        </w:rPr>
        <w:t>, Parking Fees set forth in §1.9</w:t>
      </w:r>
      <w:r w:rsidRPr="002F32AC">
        <w:rPr>
          <w:szCs w:val="22"/>
        </w:rPr>
        <w:t xml:space="preserve"> above, and any other expenses relating to the Aircraft. MRO’s liability for loss or damage to the Aircraft, whether under a tort, contract, bailment, or other basis, and MRO’s duty to provide security or to otherwise provide for the safe keeping of the Aircraft shall cease five (5) days after the date of the written notice to Customer to terminate or suspend the provision of Services. MRO shall have no duty to maintain the Aircraft, its systems or components after such advice, unless Customer and MRO agree otherwise in writing and Customer pays MRO for such Services within three (3) days of Customer being invoiced for same. Upon termination, MRO may, in its sole discretion, issue a Re-Delivery Advice, in which case the provisions of Section 5.2 and 3.</w:t>
      </w:r>
      <w:r w:rsidR="00E7003D">
        <w:rPr>
          <w:szCs w:val="22"/>
        </w:rPr>
        <w:t>7</w:t>
      </w:r>
      <w:r w:rsidR="00E7003D" w:rsidRPr="002F32AC">
        <w:rPr>
          <w:szCs w:val="22"/>
        </w:rPr>
        <w:t xml:space="preserve"> </w:t>
      </w:r>
      <w:r w:rsidRPr="002F32AC">
        <w:rPr>
          <w:szCs w:val="22"/>
        </w:rPr>
        <w:t>shall control, even if the Services are not complete and, as result, the Aircraft is not airworthy or cannot be moved.</w:t>
      </w:r>
    </w:p>
    <w:p w14:paraId="49D4EBD9" w14:textId="7CE80F7E" w:rsidR="004238F2" w:rsidRPr="002F32AC" w:rsidRDefault="004238F2" w:rsidP="004238F2">
      <w:pPr>
        <w:pStyle w:val="Heading2"/>
        <w:ind w:left="0" w:firstLine="720"/>
        <w:rPr>
          <w:szCs w:val="22"/>
        </w:rPr>
      </w:pPr>
      <w:r w:rsidRPr="002F32AC">
        <w:rPr>
          <w:szCs w:val="22"/>
          <w:u w:val="none"/>
        </w:rPr>
        <w:t>Nonexclusive Remedy</w:t>
      </w:r>
      <w:r w:rsidRPr="002F32AC">
        <w:rPr>
          <w:szCs w:val="22"/>
        </w:rPr>
        <w:t xml:space="preserve">.  Termination and suspension are not the sole remedies available to </w:t>
      </w:r>
      <w:r w:rsidR="009524CF">
        <w:rPr>
          <w:szCs w:val="22"/>
        </w:rPr>
        <w:t>a non-Defaulting Party</w:t>
      </w:r>
      <w:r w:rsidRPr="002F32AC">
        <w:rPr>
          <w:szCs w:val="22"/>
        </w:rPr>
        <w:t xml:space="preserve">.  Rather, in the event of a breach of the Service Agreement or this GTA, </w:t>
      </w:r>
      <w:r w:rsidR="009524CF">
        <w:rPr>
          <w:szCs w:val="22"/>
        </w:rPr>
        <w:t>the non-Defaulting Party</w:t>
      </w:r>
      <w:r w:rsidRPr="002F32AC">
        <w:rPr>
          <w:szCs w:val="22"/>
        </w:rPr>
        <w:t xml:space="preserve"> shall have all remedies available to it under general law, in addition to those contained herein</w:t>
      </w:r>
      <w:r w:rsidR="00273832">
        <w:rPr>
          <w:szCs w:val="22"/>
        </w:rPr>
        <w:t>, but all remedies of Customer shall be subject to the limitations contained in Article 7 of this GTA</w:t>
      </w:r>
      <w:r w:rsidRPr="002F32AC">
        <w:rPr>
          <w:szCs w:val="22"/>
        </w:rPr>
        <w:t>.</w:t>
      </w:r>
    </w:p>
    <w:p w14:paraId="0868B13D" w14:textId="77777777" w:rsidR="004238F2" w:rsidRPr="002F32AC" w:rsidRDefault="004238F2" w:rsidP="004238F2">
      <w:pPr>
        <w:pStyle w:val="StyleHeading1Before0pt"/>
        <w:rPr>
          <w:sz w:val="22"/>
          <w:szCs w:val="22"/>
        </w:rPr>
      </w:pPr>
      <w:r w:rsidRPr="002F32AC">
        <w:rPr>
          <w:sz w:val="22"/>
          <w:szCs w:val="22"/>
        </w:rPr>
        <w:t>NOTICES</w:t>
      </w:r>
    </w:p>
    <w:p w14:paraId="336416A0" w14:textId="643A68A6" w:rsidR="004238F2" w:rsidRPr="0019341A" w:rsidRDefault="004238F2" w:rsidP="004238F2">
      <w:pPr>
        <w:widowControl/>
        <w:tabs>
          <w:tab w:val="left" w:pos="-1440"/>
        </w:tabs>
        <w:jc w:val="both"/>
        <w:rPr>
          <w:szCs w:val="22"/>
        </w:rPr>
      </w:pPr>
      <w:r w:rsidRPr="002F32AC">
        <w:rPr>
          <w:szCs w:val="22"/>
        </w:rPr>
        <w:tab/>
        <w:t xml:space="preserve">All notices required or permitted under the Service Agreement or this GTA that are of default, breach or notice of cure prior to a default or breach shall be in writing and (i) as to MRO, shall be effective only if sent by both email and recognized overnight courier to MRO Inc., Attn: President,  , , Dover, DE , Email: ; and (ii) if to Customer, shall be effective only if sent by email and recognized overnight courier to the addresses set forth above, to such addresses specified in any applicable Service Agreement, or to such other notice addresses as Customer designates by written notice to MRO.  Avoidance or refusal to accept delivery of a notice sent via a courier, overnight delivery service, or USPS shall constitute delivery.  </w:t>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sidRPr="0019341A">
        <w:rPr>
          <w:szCs w:val="22"/>
          <w:vertAlign w:val="superscript"/>
        </w:rPr>
      </w:r>
      <w:r w:rsidR="00273832" w:rsidRPr="0019341A">
        <w:rPr>
          <w:szCs w:val="22"/>
        </w:rPr>
      </w:r>
      <w:hyperlink r:id="rId15" w:history="1">
        <w:r w:rsidR="00273832" w:rsidRPr="00707EAE">
          <w:rPr>
            <w:rStyle w:val="Hyperlink"/>
            <w:szCs w:val="22"/>
          </w:rPr>
          <w:t>jbloggs@mro.com</w:t>
        </w:r>
      </w:hyperlink>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0E57CE">
        <w:rPr>
          <w:szCs w:val="22"/>
        </w:rPr>
      </w:r>
      <w:r w:rsidR="00273832">
        <w:rPr>
          <w:szCs w:val="22"/>
        </w:rPr>
      </w:r>
      <w:r w:rsidR="00273832" w:rsidRPr="000E57CE">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p>
    <w:p w14:paraId="21C4CB13" w14:textId="77777777" w:rsidR="004238F2" w:rsidRPr="0019341A" w:rsidRDefault="004238F2" w:rsidP="004238F2">
      <w:pPr>
        <w:pStyle w:val="StyleHeading1Before0pt"/>
        <w:rPr>
          <w:sz w:val="22"/>
          <w:szCs w:val="22"/>
        </w:rPr>
      </w:pPr>
      <w:r w:rsidRPr="0019341A">
        <w:rPr>
          <w:sz w:val="22"/>
          <w:szCs w:val="22"/>
        </w:rPr>
        <w:t>MISCELLANEOUS PROVISIONS</w:t>
      </w:r>
    </w:p>
    <w:p w14:paraId="15AF4E4E" w14:textId="0A6EA08D" w:rsidR="00FF7827" w:rsidRDefault="004238F2" w:rsidP="004238F2">
      <w:pPr>
        <w:pStyle w:val="Heading2"/>
        <w:ind w:left="0" w:firstLine="720"/>
        <w:rPr>
          <w:szCs w:val="22"/>
        </w:rPr>
      </w:pPr>
      <w:r w:rsidRPr="0019341A">
        <w:rPr>
          <w:szCs w:val="22"/>
          <w:u w:val="none"/>
        </w:rPr>
        <w:t>Jurisdiction and Governing Law</w:t>
      </w:r>
      <w:r w:rsidRPr="0019341A">
        <w:rPr>
          <w:szCs w:val="22"/>
        </w:rPr>
        <w:t>.  This GTA</w:t>
      </w:r>
      <w:r w:rsidRPr="00FF7827">
        <w:rPr>
          <w:szCs w:val="22"/>
        </w:rPr>
        <w:t xml:space="preserve"> and </w:t>
      </w:r>
      <w:r w:rsidR="00A0201D">
        <w:rPr>
          <w:szCs w:val="22"/>
        </w:rPr>
        <w:t>each Service Agreement</w:t>
      </w:r>
      <w:r w:rsidRPr="00FF7827">
        <w:rPr>
          <w:szCs w:val="22"/>
        </w:rPr>
        <w:t xml:space="preserve"> shall be construed in accordance with the substantive laws of the State of Delaware, choice of law provisions to the contrary notwithstanding.  All disputes between MRO and Customer in any way related to the Aircraft, Engine, any Service Agreement, this GTA or the Services (a “Dispute”) shall be resolved only as follows and in no other manner and before no other tribunal: (i) submitted to non-binding mediation before a mediator certified as such in the State of Delaware and if such mediation is not successful or has not been held within 60 days of the demand therefor, then (ii) adjudicated by a State of Delaware court of competent jurisdiction sitting in Kent County, in connection with which the parties hereby waive any rights they may have to trial by jury.  In this regard, </w:t>
      </w:r>
      <w:r w:rsidR="00A0201D">
        <w:rPr>
          <w:szCs w:val="22"/>
        </w:rPr>
        <w:t>each party</w:t>
      </w:r>
      <w:r w:rsidRPr="00FF7827">
        <w:rPr>
          <w:szCs w:val="22"/>
        </w:rPr>
        <w:t xml:space="preserve"> acknowledges that </w:t>
      </w:r>
      <w:r w:rsidR="00A0201D">
        <w:rPr>
          <w:szCs w:val="22"/>
        </w:rPr>
        <w:t>MRO’s</w:t>
      </w:r>
      <w:r w:rsidRPr="00FF7827">
        <w:rPr>
          <w:szCs w:val="22"/>
        </w:rPr>
        <w:t xml:space="preserve"> co</w:t>
      </w:r>
      <w:r w:rsidR="007F41EA">
        <w:rPr>
          <w:szCs w:val="22"/>
        </w:rPr>
        <w:t xml:space="preserve">rporate headquarters </w:t>
      </w:r>
      <w:r w:rsidRPr="00FF7827">
        <w:rPr>
          <w:szCs w:val="22"/>
        </w:rPr>
        <w:t>are in Dover, Delaware and that this GTA was negotiated and executed by MRO in Delaware. Customer further acknowledges that the provisions of this Section 13.1 are material to MRO and that MRO’s pricing is established in reliance upon the application of Delaware law and the agreement that venue shall be only as stated in this section</w:t>
      </w:r>
      <w:r w:rsidR="00FF7827">
        <w:rPr>
          <w:szCs w:val="22"/>
        </w:rPr>
        <w:t>.</w:t>
      </w:r>
    </w:p>
    <w:p w14:paraId="015BB4DF" w14:textId="77A5713E" w:rsidR="004238F2" w:rsidRPr="00FF7827" w:rsidRDefault="004238F2" w:rsidP="004238F2">
      <w:pPr>
        <w:pStyle w:val="Heading2"/>
        <w:ind w:left="0" w:firstLine="720"/>
        <w:rPr>
          <w:szCs w:val="22"/>
        </w:rPr>
      </w:pPr>
      <w:r w:rsidRPr="00FF7827">
        <w:rPr>
          <w:szCs w:val="22"/>
          <w:u w:val="none"/>
        </w:rPr>
        <w:t>Severability.</w:t>
      </w:r>
      <w:r w:rsidRPr="00FF7827">
        <w:rPr>
          <w:szCs w:val="22"/>
        </w:rPr>
        <w:t xml:space="preserve"> If any portion of this GTA</w:t>
      </w:r>
      <w:r w:rsidR="00A0201D">
        <w:rPr>
          <w:szCs w:val="22"/>
        </w:rPr>
        <w:t xml:space="preserve"> or the Service Agreement</w:t>
      </w:r>
      <w:r w:rsidRPr="00FF7827">
        <w:rPr>
          <w:szCs w:val="22"/>
        </w:rPr>
        <w:t xml:space="preserve"> shall be determined to be in violation of or contrary to any law, rule, or regulation by a court of competent jurisdiction, then that portion shall be unenforceable.  However, the balance of this GTA </w:t>
      </w:r>
      <w:r w:rsidR="00A0201D">
        <w:rPr>
          <w:szCs w:val="22"/>
        </w:rPr>
        <w:t xml:space="preserve">of the Service Agreement </w:t>
      </w:r>
      <w:r w:rsidRPr="00FF7827">
        <w:rPr>
          <w:szCs w:val="22"/>
        </w:rPr>
        <w:t>shall remain in full force and effect notwithstanding the unenforceability of said portion.</w:t>
      </w:r>
    </w:p>
    <w:p w14:paraId="36367AC5" w14:textId="7E2FD7DE" w:rsidR="00FF7827" w:rsidRDefault="004238F2" w:rsidP="00380F0D">
      <w:pPr>
        <w:pStyle w:val="Heading2"/>
        <w:ind w:left="0" w:firstLine="720"/>
        <w:rPr>
          <w:szCs w:val="22"/>
        </w:rPr>
      </w:pPr>
      <w:r w:rsidRPr="002F32AC">
        <w:rPr>
          <w:szCs w:val="22"/>
          <w:u w:val="none"/>
        </w:rPr>
        <w:t>Attorneys</w:t>
      </w:r>
      <w:r w:rsidR="00E7003D">
        <w:rPr>
          <w:szCs w:val="22"/>
          <w:u w:val="none"/>
        </w:rPr>
        <w:t>’</w:t>
      </w:r>
      <w:r w:rsidRPr="002F32AC">
        <w:rPr>
          <w:szCs w:val="22"/>
          <w:u w:val="none"/>
        </w:rPr>
        <w:t xml:space="preserve"> Fees.</w:t>
      </w:r>
      <w:r w:rsidRPr="002F32AC">
        <w:rPr>
          <w:szCs w:val="22"/>
        </w:rPr>
        <w:t xml:space="preserve">  In the event either of the parties hereto retains counsel or commences a legal proceeding to enforce any of the provisions of this GTA</w:t>
      </w:r>
      <w:r w:rsidR="00A0201D">
        <w:rPr>
          <w:szCs w:val="22"/>
        </w:rPr>
        <w:t xml:space="preserve"> or the Service Agreement</w:t>
      </w:r>
      <w:r w:rsidRPr="002F32AC">
        <w:rPr>
          <w:szCs w:val="22"/>
        </w:rPr>
        <w:t xml:space="preserve">, the prevailing party in such legal proceeding shall be entitled to recover all of its reasonable costs, expenses and attorney's fees </w:t>
      </w:r>
      <w:r w:rsidR="00E7003D">
        <w:rPr>
          <w:szCs w:val="22"/>
        </w:rPr>
        <w:t xml:space="preserve">at all mediation proceedings and </w:t>
      </w:r>
      <w:r w:rsidRPr="002F32AC">
        <w:rPr>
          <w:szCs w:val="22"/>
        </w:rPr>
        <w:t>at all trial and all appellate levels to be taxed as costs and to be paid by the unsuccessful party, in an amount to be properly determined by the court.</w:t>
      </w:r>
    </w:p>
    <w:p w14:paraId="6310B467" w14:textId="383E9033" w:rsidR="004238F2" w:rsidRPr="002F32AC" w:rsidRDefault="004238F2" w:rsidP="004238F2">
      <w:pPr>
        <w:pStyle w:val="Heading2"/>
        <w:ind w:left="0" w:firstLine="720"/>
        <w:rPr>
          <w:szCs w:val="22"/>
        </w:rPr>
      </w:pPr>
      <w:r w:rsidRPr="002F32AC">
        <w:rPr>
          <w:szCs w:val="22"/>
          <w:u w:val="none"/>
        </w:rPr>
        <w:t>Assignments.</w:t>
      </w:r>
      <w:r w:rsidRPr="002F32AC">
        <w:rPr>
          <w:szCs w:val="22"/>
        </w:rPr>
        <w:t xml:space="preserve"> </w:t>
      </w:r>
      <w:r w:rsidR="00A0201D">
        <w:rPr>
          <w:szCs w:val="22"/>
        </w:rPr>
        <w:t>Neither t</w:t>
      </w:r>
      <w:r w:rsidRPr="002F32AC">
        <w:rPr>
          <w:szCs w:val="22"/>
        </w:rPr>
        <w:t xml:space="preserve">his GTA </w:t>
      </w:r>
      <w:r w:rsidR="00A0201D">
        <w:rPr>
          <w:szCs w:val="22"/>
        </w:rPr>
        <w:t xml:space="preserve">nor the Service Agreement </w:t>
      </w:r>
      <w:r w:rsidRPr="002F32AC">
        <w:rPr>
          <w:szCs w:val="22"/>
        </w:rPr>
        <w:t>shall be assigned by either party without the prior written consent of the other party.</w:t>
      </w:r>
    </w:p>
    <w:p w14:paraId="12E5BABF" w14:textId="37661884" w:rsidR="004238F2" w:rsidRPr="002F32AC" w:rsidRDefault="004238F2" w:rsidP="00273832">
      <w:pPr>
        <w:pStyle w:val="Heading2"/>
        <w:ind w:left="0" w:firstLine="720"/>
        <w:rPr>
          <w:szCs w:val="22"/>
        </w:rPr>
      </w:pPr>
      <w:r w:rsidRPr="002F32AC">
        <w:rPr>
          <w:szCs w:val="22"/>
          <w:u w:val="none"/>
        </w:rPr>
        <w:t xml:space="preserve">No Third Party Beneficiaries.  It is specifically not the intent of MRO or Customer to establish a third party </w:t>
      </w:r>
      <w:r w:rsidRPr="002F32AC">
        <w:rPr>
          <w:szCs w:val="22"/>
        </w:rPr>
      </w:r>
      <w:r w:rsidRPr="002F32AC">
        <w:rPr>
          <w:b/>
          <w:szCs w:val="22"/>
        </w:rPr>
      </w:r>
      <w:r w:rsidRPr="002F32AC">
        <w:rPr>
          <w:szCs w:val="22"/>
        </w:rPr>
      </w:r>
      <w:r w:rsidR="00A0201D">
        <w:rPr>
          <w:szCs w:val="22"/>
        </w:rPr>
      </w:r>
      <w:r w:rsidRPr="002F32AC">
        <w:rPr>
          <w:szCs w:val="22"/>
        </w:rPr>
      </w:r>
      <w:r w:rsidR="00A0201D">
        <w:rPr>
          <w:szCs w:val="22"/>
        </w:rPr>
      </w:r>
      <w:r w:rsidRPr="002F32AC">
        <w:rPr>
          <w:szCs w:val="22"/>
        </w:rPr>
      </w:r>
    </w:p>
    <w:p w14:paraId="1239F75F" w14:textId="6F6C13A8" w:rsidR="004238F2" w:rsidRPr="002F32AC" w:rsidRDefault="004238F2" w:rsidP="004238F2">
      <w:pPr>
        <w:pStyle w:val="Heading2"/>
        <w:ind w:left="0" w:firstLine="720"/>
        <w:rPr>
          <w:szCs w:val="22"/>
        </w:rPr>
      </w:pPr>
      <w:r w:rsidRPr="002F32AC">
        <w:rPr>
          <w:szCs w:val="22"/>
          <w:u w:val="none"/>
        </w:rPr>
        <w:t>Entire Agreement.</w:t>
      </w:r>
      <w:r w:rsidRPr="002F32AC">
        <w:rPr>
          <w:szCs w:val="22"/>
        </w:rPr>
        <w:t xml:space="preserve"> This GTA contains the entire agreement between the parties and supersedes all prior understandings, representations, warranties, and agreements concerning the same or similar subject matter, oral or written.  This GTA may not be modified except upon the written agreement of the parties.</w:t>
      </w:r>
      <w:r w:rsidR="00273832">
        <w:rPr>
          <w:szCs w:val="22"/>
        </w:rPr>
        <w:t xml:space="preserve">  Except as set forth in Section 12 above, email shall be effective as a writing for purposes of this Section 13.6.  Text messages and SMS shall not be effective as writing for purposes.  </w:t>
      </w:r>
    </w:p>
    <w:p w14:paraId="54D3C403" w14:textId="77777777" w:rsidR="004238F2" w:rsidRPr="002F32AC" w:rsidRDefault="004238F2" w:rsidP="004238F2">
      <w:pPr>
        <w:pStyle w:val="Heading2"/>
        <w:ind w:left="0" w:firstLine="720"/>
        <w:rPr>
          <w:szCs w:val="22"/>
        </w:rPr>
      </w:pPr>
      <w:r w:rsidRPr="002F32AC">
        <w:rPr>
          <w:szCs w:val="22"/>
          <w:u w:val="none"/>
        </w:rPr>
        <w:t>No Waiver.</w:t>
      </w:r>
      <w:r w:rsidRPr="002F32AC">
        <w:rPr>
          <w:szCs w:val="22"/>
        </w:rPr>
        <w:t xml:space="preserve"> Any failure or delay in the exercise of any rights or remedies hereunder on the part of MRO or Customer that are not specifically waived due to the passage of time, shall not operate to waive or impair such rights or remedies, or affect MRO or Customer's rights to assert or enforce them in the future.</w:t>
      </w:r>
    </w:p>
    <w:p w14:paraId="5B139263" w14:textId="43BF68B7" w:rsidR="004238F2" w:rsidRPr="002F32AC" w:rsidRDefault="004238F2" w:rsidP="004238F2">
      <w:pPr>
        <w:pStyle w:val="Heading2"/>
        <w:ind w:left="0" w:firstLine="720"/>
        <w:rPr>
          <w:szCs w:val="22"/>
        </w:rPr>
      </w:pPr>
      <w:r w:rsidRPr="002F32AC">
        <w:rPr>
          <w:szCs w:val="22"/>
          <w:u w:val="none"/>
        </w:rPr>
        <w:t>Additional Documentation.</w:t>
      </w:r>
      <w:r w:rsidRPr="002F32AC">
        <w:rPr>
          <w:szCs w:val="22"/>
        </w:rPr>
        <w:t xml:space="preserve"> The parties agree to cooperate with each other and execute such additional documentation as may reasonably be required to carry out and give effect to this GTA</w:t>
      </w:r>
      <w:r w:rsidR="00A0201D">
        <w:rPr>
          <w:szCs w:val="22"/>
        </w:rPr>
        <w:t xml:space="preserve"> and the Service Agreement</w:t>
      </w:r>
      <w:r w:rsidRPr="002F32AC">
        <w:rPr>
          <w:szCs w:val="22"/>
        </w:rPr>
        <w:t>.</w:t>
      </w:r>
    </w:p>
    <w:p w14:paraId="18E3BE01" w14:textId="77777777" w:rsidR="004238F2" w:rsidRPr="002F32AC" w:rsidRDefault="004238F2" w:rsidP="004238F2">
      <w:pPr>
        <w:pStyle w:val="Heading2"/>
        <w:ind w:left="0" w:firstLine="720"/>
        <w:rPr>
          <w:szCs w:val="22"/>
        </w:rPr>
      </w:pPr>
      <w:r w:rsidRPr="002F32AC">
        <w:rPr>
          <w:szCs w:val="22"/>
          <w:u w:val="none"/>
        </w:rPr>
        <w:t>Headings and References.</w:t>
      </w:r>
      <w:r w:rsidRPr="002F32AC">
        <w:rPr>
          <w:szCs w:val="22"/>
        </w:rPr>
        <w:t xml:space="preserve"> The headings in this GTA are for convenience only and shall not </w:t>
      </w:r>
      <w:r w:rsidR="00C15CDE" w:rsidRPr="00B201A2">
        <w:rPr>
          <w:szCs w:val="22"/>
        </w:rPr>
        <w:t>affect</w:t>
      </w:r>
      <w:r w:rsidRPr="002F32AC">
        <w:rPr>
          <w:szCs w:val="22"/>
        </w:rPr>
        <w:t xml:space="preserve"> its interpretation. Any reference in this GTA to another section or exhibit, unless such reference clearly refers to another document, means the specified section or exhibit of this GTA.</w:t>
      </w:r>
    </w:p>
    <w:p w14:paraId="73FCDE43" w14:textId="77777777" w:rsidR="004238F2" w:rsidRPr="002F32AC" w:rsidRDefault="004238F2" w:rsidP="004238F2">
      <w:pPr>
        <w:pStyle w:val="Heading2"/>
        <w:ind w:left="0" w:firstLine="720"/>
        <w:rPr>
          <w:szCs w:val="22"/>
        </w:rPr>
      </w:pPr>
      <w:r w:rsidRPr="002F32AC">
        <w:rPr>
          <w:szCs w:val="22"/>
          <w:u w:val="none"/>
        </w:rPr>
        <w:t>Counterparts &amp; Facsimile or Email Execution.</w:t>
      </w:r>
      <w:r w:rsidRPr="002F32AC">
        <w:rPr>
          <w:szCs w:val="22"/>
        </w:rPr>
        <w:t xml:space="preserve">  This GTA or any applicable Service Agreement may be executed in one or more counterparts, each of which shall be deemed as an original, but together shall form one and the same agreement. Delivery of executed copies of this GTA or applicable Service, or counterparts thereof, via facsimile or email shall be fully binding, legal and enforceable as if such delivered copies were original signatures and shall be admissible in any proceeding to enforce the terms of this GTA or applicable Service Agreement.</w:t>
      </w:r>
    </w:p>
    <w:p w14:paraId="46E7AF7E" w14:textId="5332359F" w:rsidR="004238F2" w:rsidRPr="002F32AC" w:rsidRDefault="004238F2" w:rsidP="00380F0D">
      <w:pPr>
        <w:pStyle w:val="Heading2"/>
        <w:ind w:left="0" w:firstLine="720"/>
        <w:rPr>
          <w:szCs w:val="22"/>
        </w:rPr>
      </w:pPr>
      <w:r w:rsidRPr="002F32AC">
        <w:rPr>
          <w:szCs w:val="22"/>
          <w:u w:val="none"/>
        </w:rPr>
        <w:t>Non-Solicitation.  At all times that Services are being performed by MRO for Customer and for a period of one year thereafter, the Parties shall not, directly or indirectly, for their own account or for the account or benefit of another, solicit for employment, offer to employ or actually employ any employee of the other Party. In recognition of the time and financial investment MRO makes in selecting, hiring and training the MRO Employees, and in light of the difficulty in proving actual damages in the event of a breach of this Section 13.11, Customer agrees that if it breaches this Section 13.11, it shall pay MRO liquidated damages equal to  of the greater of (i) the annualized salary the MRO Employee last earned while working for or with MRO, or (ii) the annualized salary offered or actually paid to MRO Employee by Customer or the person or entity for whom Customer was indirectly seeking to employ the MRO Employee.  The terms “employ” or “employment” as used in this paragraph shall include retention as an independent contractor.</w:t>
      </w:r>
      <w:r w:rsidRPr="002F32AC">
        <w:rPr>
          <w:szCs w:val="22"/>
        </w:rPr>
      </w:r>
      <w:r w:rsidR="008B3F40">
        <w:rPr>
          <w:szCs w:val="22"/>
        </w:rPr>
      </w:r>
      <w:r w:rsidR="008B3F40" w:rsidRPr="002F32AC">
        <w:rPr>
          <w:szCs w:val="22"/>
        </w:rPr>
      </w:r>
      <w:r w:rsidR="008B3F40">
        <w:rPr>
          <w:szCs w:val="22"/>
        </w:rPr>
      </w:r>
      <w:r w:rsidR="008B3F40" w:rsidRPr="002F32AC">
        <w:rPr>
          <w:szCs w:val="22"/>
        </w:rPr>
      </w:r>
      <w:r w:rsidR="0019341A">
        <w:rPr>
          <w:szCs w:val="22"/>
        </w:rPr>
      </w:r>
      <w:r w:rsidR="008B3F40" w:rsidRPr="002F32AC">
        <w:rPr>
          <w:szCs w:val="22"/>
        </w:rPr>
      </w:r>
      <w:r w:rsidR="008B3F40">
        <w:rPr>
          <w:szCs w:val="22"/>
        </w:rPr>
      </w:r>
      <w:r w:rsidR="008B3F40" w:rsidRPr="002F32AC">
        <w:rPr>
          <w:szCs w:val="22"/>
        </w:rPr>
      </w:r>
      <w:r w:rsidRPr="002F32AC">
        <w:rPr>
          <w:szCs w:val="22"/>
        </w:rPr>
      </w:r>
      <w:r w:rsidR="00B646E5" w:rsidRPr="002F32AC">
        <w:rPr>
          <w:szCs w:val="22"/>
        </w:rPr>
      </w:r>
      <w:r w:rsidRPr="002F32AC">
        <w:rPr>
          <w:szCs w:val="22"/>
        </w:rPr>
      </w:r>
    </w:p>
    <w:p w14:paraId="4144580E" w14:textId="532ED6C2" w:rsidR="004238F2" w:rsidRPr="002F32AC" w:rsidRDefault="004238F2" w:rsidP="00380F0D">
      <w:pPr>
        <w:pStyle w:val="Heading2"/>
        <w:ind w:left="0" w:firstLine="720"/>
        <w:rPr>
          <w:szCs w:val="22"/>
        </w:rPr>
      </w:pPr>
      <w:r w:rsidRPr="002F32AC">
        <w:rPr>
          <w:szCs w:val="22"/>
          <w:u w:val="none"/>
        </w:rPr>
        <w:t>Confidentiality.  Except as otherwise provided in this Section, each party agrees that all business, technical and financial information it obtains from the other party that is designated as confidential or proprietary in writing, or is disclosed in such a manner that a reasonable person would understand the nature and confidentiality of the information disclosed, is and shall be the confidential property of the disclosing party and its licensors (“Confidential Information” of the disclosing party). This GTA and the Service Agreement shall be deemed to be the Confidential Information of MRO and shall not be disclosed except as provided herein.  Confidential Information shall not include information that: (a) is previously rightfully known to the receiving party without restriction on disclosure, (b) hereafter becomes known to the general public, through no act or omission on the part of the receiving party, (c) is disclosed to the receiving party by a third party without breach of any separate nondisclosure obligation, or (d) is independently developed by the receiving party without access to the Confidential Information of the disclosing party. The receiving party will hold in confidence the Confidential Information of the disclosing party with the same care as it holds its own confidential or proprietary information, but no less than a reasonable degree of care. Confidential Information may be disclosed by either party (i) to its related indemnitees under §8.2 or 8.3, (ii) in the case of disclosure by Customer, any follow-on lessee, operator, buyer or financier (or any bona fide potential lessee, operator, buyer or financier) of the Aircraft who agrees to maintain the confidentiality of such Confidential Information, (iii) any of their respective legal, accounting, technical, engineering or other professional advisors of the foregoing recipients who agrees to maintain the confidentiality of such Confidential Information, (iv) to the extent required by applicable laws and regulations or (v) to the extent related to such party’s enforcement of this GTA or the Service Agreement.  The parties acknowledge that money damages will be difficult to calculate in the event of a breach of this Section and, therefore, have agreed that the non-breaching party shall (i) be entitled to liquidated damages of $.00 per breach, and (ii) be entitled to an injunction or other equitable relief against such breach without the necessity of posting any bond or surety.</w:t>
      </w:r>
      <w:r w:rsidRPr="002F32AC">
        <w:rPr>
          <w:szCs w:val="22"/>
        </w:rPr>
      </w:r>
      <w:r w:rsidR="00A0201D">
        <w:rPr>
          <w:szCs w:val="22"/>
        </w:rPr>
      </w:r>
      <w:r w:rsidRPr="002F32AC">
        <w:rPr>
          <w:szCs w:val="22"/>
        </w:rPr>
      </w:r>
      <w:r w:rsidR="00A0201D">
        <w:rPr>
          <w:szCs w:val="22"/>
        </w:rPr>
      </w:r>
      <w:r w:rsidRPr="002F32AC">
        <w:rPr>
          <w:szCs w:val="22"/>
        </w:rPr>
      </w:r>
      <w:r w:rsidR="00A0201D">
        <w:rPr>
          <w:szCs w:val="22"/>
        </w:rPr>
      </w:r>
      <w:r w:rsidR="00100BB5">
        <w:rPr>
          <w:szCs w:val="22"/>
        </w:rPr>
      </w:r>
      <w:r w:rsidR="00100BB5" w:rsidRPr="00100BB5">
        <w:rPr>
          <w:szCs w:val="22"/>
        </w:rPr>
      </w:r>
      <w:r w:rsidR="00100BB5">
        <w:rPr>
          <w:szCs w:val="22"/>
        </w:rPr>
      </w:r>
      <w:r w:rsidR="00A0201D">
        <w:rPr>
          <w:szCs w:val="22"/>
        </w:rPr>
      </w:r>
      <w:r w:rsidR="00100BB5">
        <w:rPr>
          <w:szCs w:val="22"/>
        </w:rPr>
      </w:r>
      <w:r w:rsidRPr="002F32AC">
        <w:rPr>
          <w:szCs w:val="22"/>
        </w:rPr>
      </w:r>
    </w:p>
    <w:p w14:paraId="5FD53530" w14:textId="3C4BD037" w:rsidR="00273832" w:rsidRDefault="00100BB5" w:rsidP="007520E5">
      <w:pPr>
        <w:pStyle w:val="Heading2"/>
        <w:ind w:left="0" w:firstLine="720"/>
      </w:pPr>
      <w:r>
        <w:rPr>
          <w:u w:val="none"/>
        </w:rPr>
        <w:t xml:space="preserve">Due </w:t>
      </w:r>
      <w:r w:rsidR="004238F2" w:rsidRPr="002F32AC">
        <w:rPr>
          <w:u w:val="none"/>
        </w:rPr>
        <w:t>Authori</w:t>
      </w:r>
      <w:r>
        <w:rPr>
          <w:u w:val="none"/>
        </w:rPr>
        <w:t>zation</w:t>
      </w:r>
      <w:r w:rsidR="004238F2" w:rsidRPr="002F32AC">
        <w:t xml:space="preserve">.  </w:t>
      </w:r>
      <w:r>
        <w:t>Each party hereto hereby represents and warrants that it is a validly formed and existing legal entity in its jurisdiction of organization, that it has duly and validly authorized the execution, delivery and performance of this GTA and the Service Agreement, that it has duly executed and delivered this GTA and that each GTA and Service Agreement are or will be upon signing its legal, valid, binding and enforceable obligations.</w:t>
      </w:r>
      <w:r w:rsidR="001F7776">
        <w:t xml:space="preserve">  </w:t>
      </w:r>
      <w:r w:rsidR="004238F2" w:rsidRPr="002F32AC">
        <w:t>By his or her execution of this GTA on page one, the individual signing this GTA represents to MRO that (i) he or she has the legal authority to bind Customer, (ii) Customer is either the owner or lessee of the Aircraft, or has the legal authority to bind the owner or lessee of the Aircraft to all terms and conditions of this GTA.</w:t>
      </w:r>
    </w:p>
    <w:p w14:paraId="3128CAD4" w14:textId="41B735CC" w:rsidR="00665331" w:rsidRDefault="00B935F6" w:rsidP="007520E5">
      <w:pPr>
        <w:pStyle w:val="Heading2"/>
        <w:ind w:left="0" w:firstLine="720"/>
      </w:pPr>
      <w:r w:rsidRPr="002F32AC">
        <w:rPr>
          <w:szCs w:val="22"/>
          <w:u w:val="none"/>
        </w:rPr>
        <w:t>Time of the Essence</w:t>
      </w:r>
      <w:r w:rsidRPr="002F32AC">
        <w:rPr>
          <w:szCs w:val="22"/>
        </w:rPr>
        <w:t xml:space="preserve">. Time is of the essence with regard to </w:t>
      </w:r>
      <w:r>
        <w:rPr>
          <w:szCs w:val="22"/>
        </w:rPr>
        <w:t xml:space="preserve">each party’s performance of its obligations under this GTA and the Service Agreement, including </w:t>
      </w:r>
      <w:r w:rsidR="007520E5">
        <w:rPr>
          <w:szCs w:val="22"/>
        </w:rPr>
        <w:t xml:space="preserve">MRO’s completion of the Services, </w:t>
      </w:r>
      <w:r w:rsidR="009D6110">
        <w:rPr>
          <w:szCs w:val="22"/>
        </w:rPr>
        <w:t>D</w:t>
      </w:r>
      <w:r w:rsidR="007520E5">
        <w:rPr>
          <w:szCs w:val="22"/>
        </w:rPr>
        <w:t xml:space="preserve">elivery of the Aircraft, Redelivery of the Aircraft, </w:t>
      </w:r>
      <w:r w:rsidRPr="007520E5">
        <w:rPr>
          <w:szCs w:val="22"/>
        </w:rPr>
        <w:t>Customer’s payments to MRO, approval of additional or non-routine work, and provision of Customer Furnished Materials.</w:t>
      </w:r>
    </w:p>
    <w:p w14:paraId="40E3E64A" w14:textId="738EDD95" w:rsidR="004238F2" w:rsidRPr="00380F0D" w:rsidRDefault="004238F2" w:rsidP="00380F0D">
      <w:pPr>
        <w:jc w:val="both"/>
        <w:rPr>
          <w:szCs w:val="22"/>
        </w:rPr>
        <w:sectPr w:rsidR="004238F2" w:rsidRPr="00380F0D" w:rsidSect="009741B7">
          <w:endnotePr>
            <w:numFmt w:val="decimal"/>
          </w:endnotePr>
          <w:type w:val="continuous"/>
          <w:pgSz w:w="12240" w:h="15840"/>
          <w:pgMar w:top="1440" w:right="1440" w:bottom="1440" w:left="1440" w:header="1440" w:footer="720" w:gutter="0"/>
          <w:cols w:space="720"/>
          <w:noEndnote/>
        </w:sectPr>
      </w:pPr>
    </w:p>
    <w:p w14:paraId="0206883E" w14:textId="77777777" w:rsidR="004238F2" w:rsidRPr="00012BFB" w:rsidRDefault="004238F2" w:rsidP="004238F2">
      <w:pPr>
        <w:widowControl/>
        <w:jc w:val="center"/>
        <w:rPr>
          <w:b/>
          <w:szCs w:val="22"/>
        </w:rPr>
      </w:pPr>
      <w:r w:rsidRPr="00A90E02">
        <w:rPr>
          <w:b/>
          <w:sz w:val="36"/>
          <w:szCs w:val="22"/>
        </w:rPr>
        <w:t>Exhibit A</w:t>
      </w:r>
    </w:p>
    <w:p w14:paraId="7D9FAF53" w14:textId="77777777" w:rsidR="004317DE" w:rsidRPr="00012BFB" w:rsidRDefault="004317DE" w:rsidP="004317DE">
      <w:pPr>
        <w:widowControl/>
        <w:jc w:val="center"/>
        <w:rPr>
          <w:b/>
          <w:szCs w:val="22"/>
        </w:rPr>
      </w:pPr>
      <w:r w:rsidRPr="00A90E02">
        <w:rPr>
          <w:b/>
          <w:sz w:val="36"/>
          <w:szCs w:val="22"/>
        </w:rPr>
        <w:t xml:space="preserve">Exhibit </w:t>
      </w:r>
      <w:r>
        <w:rPr>
          <w:b/>
          <w:sz w:val="36"/>
          <w:szCs w:val="22"/>
        </w:rPr>
        <w:t>B</w:t>
      </w:r>
    </w:p>
    <w:sectPr w:rsidR="008839C9" w:rsidSect="009741B7">
      <w:headerReference w:type="default" r:id="rId18"/>
      <w:endnotePr>
        <w:numFmt w:val="decimal"/>
      </w:endnotePr>
      <w:type w:val="continuous"/>
      <w:pgSz w:w="12240" w:h="15840"/>
      <w:pgMar w:top="360" w:right="540" w:bottom="540" w:left="630" w:header="360" w:footer="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Timothy Perez" w:date="2020-06-05T15:45:00Z" w:initials="TL">
    <w:p w14:paraId="3F3E6FCF" w14:textId="48DF1213" w:rsidR="00B13B9B" w:rsidRDefault="00B13B9B">
      <w:pPr>
        <w:pStyle w:val="CommentText"/>
      </w:pPr>
      <w:r>
        <w:rPr>
          <w:rStyle w:val="CommentReference"/>
        </w:rPr>
        <w:annotationRef/>
      </w:r>
      <w:r>
        <w:rPr>
          <w:noProof/>
        </w:rPr>
        <w:t>Don't understand this reference to AOG, especially in this context of an aircraft that is sitting in a conversion shop.</w:t>
      </w:r>
    </w:p>
  </w:comment>
  <w:comment w:id="2" w:author="Jason Mann" w:date="2020-06-30T17:42:00Z" w:initials="BG">
    <w:p w14:paraId="14BD9E12" w14:textId="13418216" w:rsidR="00C40C8D" w:rsidRDefault="00C40C8D">
      <w:pPr>
        <w:pStyle w:val="CommentText"/>
      </w:pPr>
      <w:r>
        <w:rPr>
          <w:rStyle w:val="CommentReference"/>
        </w:rPr>
        <w:annotationRef/>
      </w:r>
      <w:r w:rsidR="00480B29">
        <w:t xml:space="preserve">Some parts that are not included in the Kit but which might be needed have a </w:t>
      </w:r>
      <w:r w:rsidR="00140521">
        <w:t>long lead time, e.g. from Boeing.  So, we must order on an AOG occasionally</w:t>
      </w:r>
      <w:r>
        <w:t xml:space="preserve">.  </w:t>
      </w:r>
    </w:p>
  </w:comment>
  <w:comment w:id="4" w:author="Jason Mann" w:date="2020-07-01T10:30:00Z" w:initials="BG">
    <w:p w14:paraId="5A86AA43" w14:textId="218264E0" w:rsidR="009D6110" w:rsidRDefault="009D6110">
      <w:pPr>
        <w:pStyle w:val="CommentText"/>
      </w:pPr>
      <w:r>
        <w:rPr>
          <w:rStyle w:val="CommentReference"/>
        </w:rPr>
        <w:annotationRef/>
      </w:r>
      <w:r>
        <w:t xml:space="preserve">Thomas - This more detailed warranty covers both conversion and non-conversion work and explains when we do and do not warranty subcontractor work.   We rarely make changes to the rest of Article 7, but did agree to accept a limited number of your changes.  </w:t>
      </w:r>
    </w:p>
  </w:comment>
  <w:comment w:id="5" w:author="Timothy Perez" w:date="2020-06-05T16:09:00Z" w:initials="TL">
    <w:p w14:paraId="27BD36C7" w14:textId="7A492A34" w:rsidR="00B13B9B" w:rsidRDefault="00B13B9B">
      <w:pPr>
        <w:pStyle w:val="CommentText"/>
      </w:pPr>
      <w:r>
        <w:rPr>
          <w:rStyle w:val="CommentReference"/>
        </w:rPr>
        <w:annotationRef/>
      </w:r>
      <w:r>
        <w:rPr>
          <w:noProof/>
        </w:rPr>
        <w:t>Covered in 7.2.</w:t>
      </w:r>
    </w:p>
  </w:comment>
  <w:comment w:id="6" w:author="Jason Mann" w:date="2020-07-01T10:25:00Z" w:initials="BG">
    <w:p w14:paraId="6E9C5D82" w14:textId="688F587D" w:rsidR="009D6110" w:rsidRDefault="009D6110">
      <w:pPr>
        <w:pStyle w:val="CommentText"/>
      </w:pPr>
      <w:r>
        <w:rPr>
          <w:rStyle w:val="CommentReference"/>
        </w:rPr>
        <w:annotationRef/>
      </w:r>
      <w:r>
        <w:t xml:space="preserve">This is a little broader.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F3E6FCF" w15:done="0"/>
  <w15:commentEx w15:paraId="14BD9E12" w15:paraIdParent="3F3E6FCF" w15:done="0"/>
  <w15:commentEx w15:paraId="5A86AA43" w15:done="0"/>
  <w15:commentEx w15:paraId="27BD36C7" w15:done="0"/>
  <w15:commentEx w15:paraId="6E9C5D82" w15:paraIdParent="27BD36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84E734" w16cex:dateUtc="2020-06-05T20:45:00Z"/>
  <w16cex:commentExtensible w16cex:durableId="22A5F7E9" w16cex:dateUtc="2020-06-30T21:42:00Z"/>
  <w16cex:commentExtensible w16cex:durableId="22A6E456" w16cex:dateUtc="2020-07-01T14:30:00Z"/>
  <w16cex:commentExtensible w16cex:durableId="2284ECD5" w16cex:dateUtc="2020-06-05T21:09:00Z"/>
  <w16cex:commentExtensible w16cex:durableId="22A6E32D" w16cex:dateUtc="2020-07-01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F3E6FCF" w16cid:durableId="2284E734"/>
  <w16cid:commentId w16cid:paraId="14BD9E12" w16cid:durableId="22A5F7E9"/>
  <w16cid:commentId w16cid:paraId="5A86AA43" w16cid:durableId="22A6E456"/>
  <w16cid:commentId w16cid:paraId="27BD36C7" w16cid:durableId="2284ECD5"/>
  <w16cid:commentId w16cid:paraId="6E9C5D82" w16cid:durableId="22A6E3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D07CF8" w14:textId="77777777" w:rsidR="00540B45" w:rsidRDefault="00540B45">
      <w:r>
        <w:separator/>
      </w:r>
    </w:p>
  </w:endnote>
  <w:endnote w:type="continuationSeparator" w:id="0">
    <w:p w14:paraId="4EA8D75D" w14:textId="77777777" w:rsidR="00540B45" w:rsidRDefault="00540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8A6A5A" w14:textId="0922307A" w:rsidR="00B13B9B" w:rsidRDefault="00B13B9B" w:rsidP="009741B7">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291EA73C" w14:textId="77777777" w:rsidR="00B13B9B" w:rsidRPr="001F53F8" w:rsidRDefault="00B13B9B" w:rsidP="009741B7">
    <w:pPr>
      <w:pStyle w:val="Footer"/>
      <w:jc w:val="center"/>
      <w:rPr>
        <w:noProof/>
        <w:sz w:val="20"/>
      </w:rPr>
    </w:pPr>
    <w:r>
      <w:rPr>
        <w:noProof/>
      </w:rPr>
      <w:tab/>
    </w:r>
    <w:r>
      <w:rPr>
        <w:noProof/>
      </w:rPr>
      <w:tab/>
    </w:r>
    <w:r w:rsidRPr="001F53F8">
      <w:rPr>
        <w:noProof/>
        <w:sz w:val="20"/>
      </w:rPr>
      <w:t xml:space="preserve">MRO Initials: _______ </w:t>
    </w:r>
  </w:p>
  <w:p w14:paraId="1802668A" w14:textId="77777777" w:rsidR="00B13B9B" w:rsidRPr="001F53F8" w:rsidRDefault="00B13B9B" w:rsidP="009741B7">
    <w:pPr>
      <w:pStyle w:val="Footer"/>
      <w:jc w:val="center"/>
      <w:rPr>
        <w:sz w:val="20"/>
      </w:rPr>
    </w:pPr>
    <w:r w:rsidRPr="001F53F8">
      <w:rPr>
        <w:noProof/>
        <w:sz w:val="20"/>
      </w:rPr>
      <w:tab/>
    </w:r>
    <w:r w:rsidRPr="001F53F8">
      <w:rPr>
        <w:noProof/>
        <w:sz w:val="20"/>
      </w:rPr>
      <w:tab/>
      <w:t>Customer Initials: ________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350F65" w14:textId="360A4506" w:rsidR="00B13B9B" w:rsidRPr="002F39ED" w:rsidRDefault="00B13B9B">
    <w:pPr>
      <w:pStyle w:val="Footer"/>
      <w:rPr>
        <w:smallCaps/>
        <w:sz w:val="20"/>
      </w:rPr>
    </w:pPr>
    <w:r w:rsidRPr="002F39ED">
      <w:rPr>
        <w:smallCaps/>
        <w:sz w:val="20"/>
      </w:rPr>
      <w:t>V</w:t>
    </w:r>
    <w:r>
      <w:rPr>
        <w:smallCaps/>
        <w:sz w:val="20"/>
      </w:rPr>
      <w:t>17</w:t>
    </w:r>
    <w:r w:rsidRPr="002F39ED">
      <w:rPr>
        <w:smallCaps/>
        <w:sz w:val="20"/>
      </w:rPr>
      <w:t>/20</w:t>
    </w:r>
    <w:r>
      <w:rPr>
        <w:smallCaps/>
        <w:sz w:val="20"/>
      </w:rPr>
      <w:t>20</w:t>
    </w:r>
  </w:p>
  <w:p w14:paraId="0F9C97FF" w14:textId="77777777" w:rsidR="00B13B9B" w:rsidRDefault="00B13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F74FD7" w14:textId="77777777" w:rsidR="00B13B9B" w:rsidRDefault="00B13B9B" w:rsidP="00B238AA">
    <w:pPr>
      <w:pStyle w:val="Footer"/>
      <w:jc w:val="center"/>
      <w:rPr>
        <w:noProof/>
      </w:rPr>
    </w:pPr>
    <w:r>
      <w:fldChar w:fldCharType="begin"/>
    </w:r>
    <w:r>
      <w:instrText xml:space="preserve"> PAGE   \* MERGEFORMAT </w:instrText>
    </w:r>
    <w:r>
      <w:fldChar w:fldCharType="separate"/>
    </w:r>
    <w:r>
      <w:rPr>
        <w:noProof/>
      </w:rPr>
      <w:t>14</w:t>
    </w:r>
    <w:r>
      <w:rPr>
        <w:noProof/>
      </w:rPr>
      <w:fldChar w:fldCharType="end"/>
    </w:r>
  </w:p>
  <w:p w14:paraId="5FBEAD44" w14:textId="77777777" w:rsidR="00B13B9B" w:rsidRPr="001F53F8" w:rsidRDefault="00B13B9B" w:rsidP="00B238AA">
    <w:pPr>
      <w:pStyle w:val="Footer"/>
      <w:jc w:val="center"/>
      <w:rPr>
        <w:noProof/>
        <w:sz w:val="20"/>
      </w:rPr>
    </w:pPr>
    <w:r>
      <w:rPr>
        <w:noProof/>
      </w:rPr>
      <w:tab/>
    </w:r>
    <w:r>
      <w:rPr>
        <w:noProof/>
      </w:rPr>
      <w:tab/>
    </w:r>
    <w:r w:rsidRPr="001F53F8">
      <w:rPr>
        <w:noProof/>
        <w:sz w:val="20"/>
      </w:rPr>
      <w:t xml:space="preserve">MRO Initials: _______ </w:t>
    </w:r>
  </w:p>
  <w:p w14:paraId="1101C37D" w14:textId="65A7236E" w:rsidR="00B13B9B" w:rsidRPr="00B238AA" w:rsidRDefault="00B13B9B" w:rsidP="00B238AA">
    <w:pPr>
      <w:pStyle w:val="Footer"/>
      <w:jc w:val="center"/>
      <w:rPr>
        <w:sz w:val="20"/>
      </w:rPr>
    </w:pPr>
    <w:r w:rsidRPr="001F53F8">
      <w:rPr>
        <w:noProof/>
        <w:sz w:val="20"/>
      </w:rPr>
      <w:tab/>
    </w:r>
    <w:r w:rsidRPr="001F53F8">
      <w:rPr>
        <w:noProof/>
        <w:sz w:val="20"/>
      </w:rPr>
      <w:tab/>
      <w:t>Customer Initials: ________</w:t>
    </w:r>
  </w:p>
  <w:p w14:paraId="0BB540A5" w14:textId="77777777" w:rsidR="00B13B9B" w:rsidRPr="001F53F8" w:rsidRDefault="00B13B9B" w:rsidP="009741B7">
    <w:pPr>
      <w:pStyle w:val="Footer"/>
      <w:jc w:val="center"/>
      <w:rPr>
        <w:sz w:val="20"/>
      </w:rPr>
    </w:pPr>
    <w:r>
      <w:rPr>
        <w:noProof/>
      </w:rPr>
      <w:tab/>
    </w:r>
    <w:r>
      <w:rPr>
        <w:noProof/>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DB6A9D" w14:textId="77777777" w:rsidR="00B13B9B" w:rsidRDefault="00B13B9B" w:rsidP="00B238AA">
    <w:pPr>
      <w:pStyle w:val="Footer"/>
      <w:jc w:val="center"/>
      <w:rPr>
        <w:noProof/>
      </w:rPr>
    </w:pPr>
    <w:r>
      <w:fldChar w:fldCharType="begin"/>
    </w:r>
    <w:r>
      <w:instrText xml:space="preserve"> PAGE   \* MERGEFORMAT </w:instrText>
    </w:r>
    <w:r>
      <w:fldChar w:fldCharType="separate"/>
    </w:r>
    <w:r>
      <w:rPr>
        <w:noProof/>
      </w:rPr>
      <w:t>15</w:t>
    </w:r>
    <w:r>
      <w:rPr>
        <w:noProof/>
      </w:rPr>
      <w:fldChar w:fldCharType="end"/>
    </w:r>
  </w:p>
  <w:p w14:paraId="4195B312" w14:textId="77777777" w:rsidR="00B13B9B" w:rsidRPr="001F53F8" w:rsidRDefault="00B13B9B" w:rsidP="00B238AA">
    <w:pPr>
      <w:pStyle w:val="Footer"/>
      <w:jc w:val="center"/>
      <w:rPr>
        <w:noProof/>
        <w:sz w:val="20"/>
      </w:rPr>
    </w:pPr>
    <w:r>
      <w:rPr>
        <w:noProof/>
      </w:rPr>
      <w:tab/>
    </w:r>
    <w:r>
      <w:rPr>
        <w:noProof/>
      </w:rPr>
      <w:tab/>
    </w:r>
    <w:r w:rsidRPr="001F53F8">
      <w:rPr>
        <w:noProof/>
        <w:sz w:val="20"/>
      </w:rPr>
      <w:t xml:space="preserve">MRO Initials: _______ </w:t>
    </w:r>
  </w:p>
  <w:p w14:paraId="27038F8F" w14:textId="77777777" w:rsidR="00B13B9B" w:rsidRPr="001F53F8" w:rsidRDefault="00B13B9B" w:rsidP="00B238AA">
    <w:pPr>
      <w:pStyle w:val="Footer"/>
      <w:jc w:val="center"/>
      <w:rPr>
        <w:sz w:val="20"/>
      </w:rPr>
    </w:pPr>
    <w:r w:rsidRPr="001F53F8">
      <w:rPr>
        <w:noProof/>
        <w:sz w:val="20"/>
      </w:rPr>
      <w:tab/>
    </w:r>
    <w:r w:rsidRPr="001F53F8">
      <w:rPr>
        <w:noProof/>
        <w:sz w:val="20"/>
      </w:rPr>
      <w:tab/>
      <w:t>Customer Initials: ________</w:t>
    </w:r>
  </w:p>
  <w:p w14:paraId="47DD0EC2" w14:textId="4A2C7462" w:rsidR="00B13B9B" w:rsidRDefault="00B13B9B" w:rsidP="009741B7">
    <w:pPr>
      <w:pStyle w:val="Footer"/>
      <w:jc w:val="center"/>
      <w:rPr>
        <w:noProof/>
      </w:rPr>
    </w:pPr>
  </w:p>
  <w:p w14:paraId="068C02D8" w14:textId="77777777" w:rsidR="00B13B9B" w:rsidRPr="001F53F8" w:rsidRDefault="00B13B9B" w:rsidP="009741B7">
    <w:pPr>
      <w:pStyle w:val="Footer"/>
      <w:jc w:val="center"/>
      <w:rPr>
        <w:sz w:val="20"/>
      </w:rPr>
    </w:pPr>
    <w:r>
      <w:rPr>
        <w:noProof/>
      </w:rPr>
      <w:tab/>
    </w:r>
    <w:r>
      <w:rPr>
        <w:noProof/>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0B657F" w14:textId="77777777" w:rsidR="00540B45" w:rsidRDefault="00540B45">
      <w:r>
        <w:separator/>
      </w:r>
    </w:p>
  </w:footnote>
  <w:footnote w:type="continuationSeparator" w:id="0">
    <w:p w14:paraId="63BD028B" w14:textId="77777777" w:rsidR="00540B45" w:rsidRDefault="00540B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B758DC" w14:textId="77777777" w:rsidR="00B13B9B" w:rsidRDefault="00B13B9B" w:rsidP="009741B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D410B5" w14:textId="77777777" w:rsidR="00B13B9B" w:rsidRPr="004D1643" w:rsidRDefault="00B13B9B" w:rsidP="009741B7">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EF2D58"/>
    <w:multiLevelType w:val="multilevel"/>
    <w:tmpl w:val="E94ED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25E027C"/>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E80545"/>
    <w:multiLevelType w:val="multilevel"/>
    <w:tmpl w:val="C7F49320"/>
    <w:lvl w:ilvl="0">
      <w:start w:val="1"/>
      <w:numFmt w:val="decimal"/>
      <w:pStyle w:val="Heading1"/>
      <w:lvlText w:val="%1"/>
      <w:lvlJc w:val="left"/>
      <w:pPr>
        <w:ind w:left="612" w:hanging="432"/>
      </w:pPr>
      <w:rPr>
        <w:b/>
      </w:rPr>
    </w:lvl>
    <w:lvl w:ilvl="1">
      <w:start w:val="1"/>
      <w:numFmt w:val="decimal"/>
      <w:pStyle w:val="Heading2"/>
      <w:lvlText w:val="%1.%2"/>
      <w:lvlJc w:val="left"/>
      <w:pPr>
        <w:ind w:left="62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F44618B"/>
    <w:multiLevelType w:val="multilevel"/>
    <w:tmpl w:val="529A4028"/>
    <w:lvl w:ilvl="0">
      <w:start w:val="5"/>
      <w:numFmt w:val="decimal"/>
      <w:pStyle w:val="Legal"/>
      <w:lvlText w:val="%1."/>
      <w:lvlJc w:val="left"/>
      <w:pPr>
        <w:tabs>
          <w:tab w:val="num" w:pos="720"/>
        </w:tabs>
        <w:ind w:left="720" w:hanging="720"/>
      </w:pPr>
      <w:rPr>
        <w:rFonts w:hint="default"/>
      </w:rPr>
    </w:lvl>
    <w:lvl w:ilvl="1">
      <w:start w:val="1"/>
      <w:numFmt w:val="decimal"/>
      <w:lvlText w:val="%2.%1"/>
      <w:lvlJc w:val="left"/>
      <w:pPr>
        <w:tabs>
          <w:tab w:val="num" w:pos="792"/>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num w:numId="1">
    <w:abstractNumId w:val="3"/>
  </w:num>
  <w:num w:numId="2">
    <w:abstractNumId w:val="2"/>
  </w:num>
  <w:num w:numId="3">
    <w:abstractNumId w:val="2"/>
  </w:num>
  <w:num w:numId="4">
    <w:abstractNumId w:val="0"/>
  </w:num>
  <w:num w:numId="5">
    <w:abstractNumId w:val="2"/>
  </w:num>
  <w:num w:numId="6">
    <w:abstractNumId w:val="2"/>
  </w:num>
  <w:num w:numId="7">
    <w:abstractNumId w:val="1"/>
  </w:num>
  <w:num w:numId="8">
    <w:abstractNumId w:val="2"/>
  </w:num>
  <w:num w:numId="9">
    <w:abstractNumId w:val="2"/>
  </w:num>
  <w:num w:numId="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imothy Perez">
    <w15:presenceInfo w15:providerId="Windows Live" w15:userId="2ea01617752ed700"/>
  </w15:person>
  <w15:person w15:author="Brian Goodkind">
    <w15:presenceInfo w15:providerId="None" w15:userId="Brian Goodki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VSWfZKQ6d6FYddnI/lIiM1x6fNPz95P74LDGkbeGzRKDpl1K6Vfc3AHuimTzaWV6aIRfQn8I8nk7RK9SBbDr9g==" w:salt="o6Qt02YnjyxycTndaYVY1g=="/>
  <w:defaultTabStop w:val="720"/>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A3A"/>
    <w:rsid w:val="00010CBE"/>
    <w:rsid w:val="00012C69"/>
    <w:rsid w:val="00013080"/>
    <w:rsid w:val="0002184C"/>
    <w:rsid w:val="00036F19"/>
    <w:rsid w:val="00054477"/>
    <w:rsid w:val="000853A2"/>
    <w:rsid w:val="000913EE"/>
    <w:rsid w:val="00094A63"/>
    <w:rsid w:val="00094E59"/>
    <w:rsid w:val="000A663F"/>
    <w:rsid w:val="000B3B2C"/>
    <w:rsid w:val="000B5E30"/>
    <w:rsid w:val="000C16D4"/>
    <w:rsid w:val="000D3D2C"/>
    <w:rsid w:val="000D4A05"/>
    <w:rsid w:val="000E3B47"/>
    <w:rsid w:val="000E44CA"/>
    <w:rsid w:val="000F057C"/>
    <w:rsid w:val="000F4B1F"/>
    <w:rsid w:val="00100BB5"/>
    <w:rsid w:val="00100DBA"/>
    <w:rsid w:val="0010291A"/>
    <w:rsid w:val="00107B4F"/>
    <w:rsid w:val="001156B6"/>
    <w:rsid w:val="00140521"/>
    <w:rsid w:val="001502CA"/>
    <w:rsid w:val="00182644"/>
    <w:rsid w:val="0019341A"/>
    <w:rsid w:val="00195CAA"/>
    <w:rsid w:val="001A5C01"/>
    <w:rsid w:val="001B40F0"/>
    <w:rsid w:val="001C234B"/>
    <w:rsid w:val="001C57BB"/>
    <w:rsid w:val="001D2A0E"/>
    <w:rsid w:val="001D45B7"/>
    <w:rsid w:val="001D4A5D"/>
    <w:rsid w:val="001E1EE9"/>
    <w:rsid w:val="001E4334"/>
    <w:rsid w:val="001E50D9"/>
    <w:rsid w:val="001F5083"/>
    <w:rsid w:val="001F7776"/>
    <w:rsid w:val="0020073D"/>
    <w:rsid w:val="00211DFE"/>
    <w:rsid w:val="0022015F"/>
    <w:rsid w:val="00224CFB"/>
    <w:rsid w:val="0022701E"/>
    <w:rsid w:val="0024265A"/>
    <w:rsid w:val="00247BFE"/>
    <w:rsid w:val="00273832"/>
    <w:rsid w:val="00282544"/>
    <w:rsid w:val="002924D4"/>
    <w:rsid w:val="002A607B"/>
    <w:rsid w:val="002C3C5C"/>
    <w:rsid w:val="002D1387"/>
    <w:rsid w:val="002E5118"/>
    <w:rsid w:val="002F32AC"/>
    <w:rsid w:val="002F39ED"/>
    <w:rsid w:val="00300A44"/>
    <w:rsid w:val="003025A3"/>
    <w:rsid w:val="0032044A"/>
    <w:rsid w:val="00327316"/>
    <w:rsid w:val="003341FE"/>
    <w:rsid w:val="00344448"/>
    <w:rsid w:val="003469C8"/>
    <w:rsid w:val="0036608E"/>
    <w:rsid w:val="00377B4A"/>
    <w:rsid w:val="00380F0D"/>
    <w:rsid w:val="0039755E"/>
    <w:rsid w:val="003A6364"/>
    <w:rsid w:val="003B16BF"/>
    <w:rsid w:val="003C1306"/>
    <w:rsid w:val="003D1164"/>
    <w:rsid w:val="003F1457"/>
    <w:rsid w:val="003F2F94"/>
    <w:rsid w:val="003F45BC"/>
    <w:rsid w:val="00411B33"/>
    <w:rsid w:val="004238F2"/>
    <w:rsid w:val="004317DE"/>
    <w:rsid w:val="00435539"/>
    <w:rsid w:val="0044240F"/>
    <w:rsid w:val="00453E18"/>
    <w:rsid w:val="0048052D"/>
    <w:rsid w:val="00480B29"/>
    <w:rsid w:val="004A3C3E"/>
    <w:rsid w:val="004B0859"/>
    <w:rsid w:val="004B1AB2"/>
    <w:rsid w:val="004D10C1"/>
    <w:rsid w:val="004E1EF2"/>
    <w:rsid w:val="004E6221"/>
    <w:rsid w:val="005110D5"/>
    <w:rsid w:val="00511AE0"/>
    <w:rsid w:val="00540B45"/>
    <w:rsid w:val="00551397"/>
    <w:rsid w:val="00552AA8"/>
    <w:rsid w:val="00560D66"/>
    <w:rsid w:val="005766AE"/>
    <w:rsid w:val="00576E95"/>
    <w:rsid w:val="00577305"/>
    <w:rsid w:val="00591403"/>
    <w:rsid w:val="00593E79"/>
    <w:rsid w:val="005A33CF"/>
    <w:rsid w:val="005B6F6E"/>
    <w:rsid w:val="005C5F4A"/>
    <w:rsid w:val="005C6443"/>
    <w:rsid w:val="005C715E"/>
    <w:rsid w:val="005D38FB"/>
    <w:rsid w:val="005E1D7F"/>
    <w:rsid w:val="005E2640"/>
    <w:rsid w:val="005F19E3"/>
    <w:rsid w:val="006054A9"/>
    <w:rsid w:val="00613E24"/>
    <w:rsid w:val="0063212B"/>
    <w:rsid w:val="00632FE8"/>
    <w:rsid w:val="00636F97"/>
    <w:rsid w:val="00645EFB"/>
    <w:rsid w:val="0065066F"/>
    <w:rsid w:val="006556BA"/>
    <w:rsid w:val="00665331"/>
    <w:rsid w:val="00665709"/>
    <w:rsid w:val="006670B2"/>
    <w:rsid w:val="00673F34"/>
    <w:rsid w:val="00683AB4"/>
    <w:rsid w:val="00684DAA"/>
    <w:rsid w:val="006B3755"/>
    <w:rsid w:val="006B6453"/>
    <w:rsid w:val="006C6865"/>
    <w:rsid w:val="006E13D1"/>
    <w:rsid w:val="006F496B"/>
    <w:rsid w:val="006F4A3A"/>
    <w:rsid w:val="0071695E"/>
    <w:rsid w:val="00721FEC"/>
    <w:rsid w:val="007260A6"/>
    <w:rsid w:val="00731DAB"/>
    <w:rsid w:val="00747BC4"/>
    <w:rsid w:val="007520E5"/>
    <w:rsid w:val="00763C65"/>
    <w:rsid w:val="007678A3"/>
    <w:rsid w:val="007A4984"/>
    <w:rsid w:val="007A5545"/>
    <w:rsid w:val="007B0C52"/>
    <w:rsid w:val="007B5D10"/>
    <w:rsid w:val="007C1DB1"/>
    <w:rsid w:val="007C2251"/>
    <w:rsid w:val="007D0664"/>
    <w:rsid w:val="007D2079"/>
    <w:rsid w:val="007D4DA1"/>
    <w:rsid w:val="007E02A8"/>
    <w:rsid w:val="007E1DA5"/>
    <w:rsid w:val="007E2CEC"/>
    <w:rsid w:val="007E605B"/>
    <w:rsid w:val="007F0078"/>
    <w:rsid w:val="007F41EA"/>
    <w:rsid w:val="00806FE4"/>
    <w:rsid w:val="00814634"/>
    <w:rsid w:val="0081798A"/>
    <w:rsid w:val="00832679"/>
    <w:rsid w:val="00835F1C"/>
    <w:rsid w:val="008533E6"/>
    <w:rsid w:val="00854E1F"/>
    <w:rsid w:val="0086119B"/>
    <w:rsid w:val="00861F52"/>
    <w:rsid w:val="00863A55"/>
    <w:rsid w:val="00867900"/>
    <w:rsid w:val="0087184D"/>
    <w:rsid w:val="00874721"/>
    <w:rsid w:val="008765B0"/>
    <w:rsid w:val="00877484"/>
    <w:rsid w:val="0088098B"/>
    <w:rsid w:val="0088212D"/>
    <w:rsid w:val="008839C9"/>
    <w:rsid w:val="00884FD0"/>
    <w:rsid w:val="00885B52"/>
    <w:rsid w:val="00891D4F"/>
    <w:rsid w:val="008B3F40"/>
    <w:rsid w:val="009031BC"/>
    <w:rsid w:val="009036AE"/>
    <w:rsid w:val="00905BA2"/>
    <w:rsid w:val="00907597"/>
    <w:rsid w:val="0091305C"/>
    <w:rsid w:val="00916B86"/>
    <w:rsid w:val="009214AA"/>
    <w:rsid w:val="009252EA"/>
    <w:rsid w:val="00926EC4"/>
    <w:rsid w:val="00940732"/>
    <w:rsid w:val="009524CF"/>
    <w:rsid w:val="00953C7A"/>
    <w:rsid w:val="00971D65"/>
    <w:rsid w:val="009741B7"/>
    <w:rsid w:val="009833D4"/>
    <w:rsid w:val="00995D25"/>
    <w:rsid w:val="009A0069"/>
    <w:rsid w:val="009A7195"/>
    <w:rsid w:val="009B2F1C"/>
    <w:rsid w:val="009C5695"/>
    <w:rsid w:val="009D1338"/>
    <w:rsid w:val="009D35EF"/>
    <w:rsid w:val="009D6110"/>
    <w:rsid w:val="009D6451"/>
    <w:rsid w:val="00A0201D"/>
    <w:rsid w:val="00A119F6"/>
    <w:rsid w:val="00A13C7E"/>
    <w:rsid w:val="00A15206"/>
    <w:rsid w:val="00A20EAC"/>
    <w:rsid w:val="00A40A75"/>
    <w:rsid w:val="00A40DCB"/>
    <w:rsid w:val="00A647AC"/>
    <w:rsid w:val="00A955A0"/>
    <w:rsid w:val="00A973F5"/>
    <w:rsid w:val="00AA4812"/>
    <w:rsid w:val="00AB288E"/>
    <w:rsid w:val="00AC14F6"/>
    <w:rsid w:val="00AC1E18"/>
    <w:rsid w:val="00AF1C28"/>
    <w:rsid w:val="00B13B9B"/>
    <w:rsid w:val="00B201A2"/>
    <w:rsid w:val="00B238AA"/>
    <w:rsid w:val="00B462A0"/>
    <w:rsid w:val="00B47581"/>
    <w:rsid w:val="00B56006"/>
    <w:rsid w:val="00B635EE"/>
    <w:rsid w:val="00B646E5"/>
    <w:rsid w:val="00B673FF"/>
    <w:rsid w:val="00B745E8"/>
    <w:rsid w:val="00B935F6"/>
    <w:rsid w:val="00B9366F"/>
    <w:rsid w:val="00BA16A1"/>
    <w:rsid w:val="00BA35A9"/>
    <w:rsid w:val="00BB3284"/>
    <w:rsid w:val="00BC332C"/>
    <w:rsid w:val="00C14A50"/>
    <w:rsid w:val="00C14B5B"/>
    <w:rsid w:val="00C15CDE"/>
    <w:rsid w:val="00C30512"/>
    <w:rsid w:val="00C30DB4"/>
    <w:rsid w:val="00C40C8D"/>
    <w:rsid w:val="00C525FF"/>
    <w:rsid w:val="00C5402B"/>
    <w:rsid w:val="00C56D3E"/>
    <w:rsid w:val="00C64C71"/>
    <w:rsid w:val="00C85CB8"/>
    <w:rsid w:val="00C8635D"/>
    <w:rsid w:val="00C871E7"/>
    <w:rsid w:val="00C9058C"/>
    <w:rsid w:val="00CA6FAE"/>
    <w:rsid w:val="00CB3E34"/>
    <w:rsid w:val="00CD4F69"/>
    <w:rsid w:val="00D13C2C"/>
    <w:rsid w:val="00D2461B"/>
    <w:rsid w:val="00D27673"/>
    <w:rsid w:val="00D34C23"/>
    <w:rsid w:val="00D370A2"/>
    <w:rsid w:val="00D52F4D"/>
    <w:rsid w:val="00D65936"/>
    <w:rsid w:val="00D7124E"/>
    <w:rsid w:val="00D84112"/>
    <w:rsid w:val="00DA1CD0"/>
    <w:rsid w:val="00DB2A55"/>
    <w:rsid w:val="00DB765E"/>
    <w:rsid w:val="00DC0A14"/>
    <w:rsid w:val="00DC646C"/>
    <w:rsid w:val="00DD193F"/>
    <w:rsid w:val="00DD1A8E"/>
    <w:rsid w:val="00DD409C"/>
    <w:rsid w:val="00DD69DC"/>
    <w:rsid w:val="00DE4850"/>
    <w:rsid w:val="00DF28F9"/>
    <w:rsid w:val="00E156A6"/>
    <w:rsid w:val="00E17125"/>
    <w:rsid w:val="00E3097D"/>
    <w:rsid w:val="00E441CF"/>
    <w:rsid w:val="00E4600E"/>
    <w:rsid w:val="00E51719"/>
    <w:rsid w:val="00E523D7"/>
    <w:rsid w:val="00E62B00"/>
    <w:rsid w:val="00E66828"/>
    <w:rsid w:val="00E6709A"/>
    <w:rsid w:val="00E7003D"/>
    <w:rsid w:val="00E7080C"/>
    <w:rsid w:val="00E75250"/>
    <w:rsid w:val="00E77C8A"/>
    <w:rsid w:val="00E876B0"/>
    <w:rsid w:val="00E9395B"/>
    <w:rsid w:val="00EC5826"/>
    <w:rsid w:val="00ED1942"/>
    <w:rsid w:val="00EE428F"/>
    <w:rsid w:val="00EF0D87"/>
    <w:rsid w:val="00EF30E3"/>
    <w:rsid w:val="00F0127A"/>
    <w:rsid w:val="00F03AEC"/>
    <w:rsid w:val="00F14064"/>
    <w:rsid w:val="00F36591"/>
    <w:rsid w:val="00F3770E"/>
    <w:rsid w:val="00F47C39"/>
    <w:rsid w:val="00F572A7"/>
    <w:rsid w:val="00F738E2"/>
    <w:rsid w:val="00F75B79"/>
    <w:rsid w:val="00F827BD"/>
    <w:rsid w:val="00F86466"/>
    <w:rsid w:val="00F877EF"/>
    <w:rsid w:val="00F90BE0"/>
    <w:rsid w:val="00F94E4B"/>
    <w:rsid w:val="00FA729E"/>
    <w:rsid w:val="00FA7EE6"/>
    <w:rsid w:val="00FB29D2"/>
    <w:rsid w:val="00FB5600"/>
    <w:rsid w:val="00FC713F"/>
    <w:rsid w:val="00FD5A89"/>
    <w:rsid w:val="00FE7EA9"/>
    <w:rsid w:val="00FF38B3"/>
    <w:rsid w:val="00FF7827"/>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533D"/>
  <w15:docId w15:val="{414D608C-7F69-40DA-9412-2E0582D05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styleId="UnresolvedMention">
    <w:name w:val="Unresolved Mention"/>
    <w:basedOn w:val="DefaultParagraphFont"/>
    <w:uiPriority w:val="99"/>
    <w:semiHidden/>
    <w:unhideWhenUsed/>
    <w:rsid w:val="00952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1794272">
      <w:bodyDiv w:val="1"/>
      <w:marLeft w:val="0"/>
      <w:marRight w:val="0"/>
      <w:marTop w:val="0"/>
      <w:marBottom w:val="0"/>
      <w:divBdr>
        <w:top w:val="none" w:sz="0" w:space="0" w:color="auto"/>
        <w:left w:val="none" w:sz="0" w:space="0" w:color="auto"/>
        <w:bottom w:val="none" w:sz="0" w:space="0" w:color="auto"/>
        <w:right w:val="none" w:sz="0" w:space="0" w:color="auto"/>
      </w:divBdr>
    </w:div>
    <w:div w:id="1184128883">
      <w:bodyDiv w:val="1"/>
      <w:marLeft w:val="0"/>
      <w:marRight w:val="0"/>
      <w:marTop w:val="0"/>
      <w:marBottom w:val="0"/>
      <w:divBdr>
        <w:top w:val="none" w:sz="0" w:space="0" w:color="auto"/>
        <w:left w:val="none" w:sz="0" w:space="0" w:color="auto"/>
        <w:bottom w:val="none" w:sz="0" w:space="0" w:color="auto"/>
        <w:right w:val="none" w:sz="0" w:space="0" w:color="auto"/>
      </w:divBdr>
    </w:div>
    <w:div w:id="1462455090">
      <w:bodyDiv w:val="1"/>
      <w:marLeft w:val="0"/>
      <w:marRight w:val="0"/>
      <w:marTop w:val="0"/>
      <w:marBottom w:val="0"/>
      <w:divBdr>
        <w:top w:val="none" w:sz="0" w:space="0" w:color="auto"/>
        <w:left w:val="none" w:sz="0" w:space="0" w:color="auto"/>
        <w:bottom w:val="none" w:sz="0" w:space="0" w:color="auto"/>
        <w:right w:val="none" w:sz="0" w:space="0" w:color="auto"/>
      </w:divBdr>
    </w:div>
    <w:div w:id="1667593343">
      <w:bodyDiv w:val="1"/>
      <w:marLeft w:val="0"/>
      <w:marRight w:val="0"/>
      <w:marTop w:val="0"/>
      <w:marBottom w:val="0"/>
      <w:divBdr>
        <w:top w:val="none" w:sz="0" w:space="0" w:color="auto"/>
        <w:left w:val="none" w:sz="0" w:space="0" w:color="auto"/>
        <w:bottom w:val="none" w:sz="0" w:space="0" w:color="auto"/>
        <w:right w:val="none" w:sz="0" w:space="0" w:color="auto"/>
      </w:divBdr>
    </w:div>
    <w:div w:id="1773622057">
      <w:bodyDiv w:val="1"/>
      <w:marLeft w:val="0"/>
      <w:marRight w:val="0"/>
      <w:marTop w:val="0"/>
      <w:marBottom w:val="0"/>
      <w:divBdr>
        <w:top w:val="none" w:sz="0" w:space="0" w:color="auto"/>
        <w:left w:val="none" w:sz="0" w:space="0" w:color="auto"/>
        <w:bottom w:val="none" w:sz="0" w:space="0" w:color="auto"/>
        <w:right w:val="none" w:sz="0" w:space="0" w:color="auto"/>
      </w:divBdr>
    </w:div>
    <w:div w:id="20520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mailto:dsandri@commercialjet.com"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ramonte\Desktop\GTA%20CJI%20Template%20(final)%20v7-9-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F16ECB-1BBE-49F7-B0E4-1B127DE21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GTA CJI Template (final) v7-9-16</Template>
  <TotalTime>19</TotalTime>
  <Pages>11</Pages>
  <Words>9019</Words>
  <Characters>51410</Characters>
  <Application>Microsoft Office Word</Application>
  <DocSecurity>0</DocSecurity>
  <PresentationFormat/>
  <Lines>428</Lines>
  <Paragraphs>120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60309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dc:creator>
  <cp:lastModifiedBy>John Smith</cp:lastModifiedBy>
  <cp:revision>6</cp:revision>
  <cp:lastPrinted>2020-06-23T04:19:00Z</cp:lastPrinted>
  <dcterms:created xsi:type="dcterms:W3CDTF">2020-07-01T13:11:00Z</dcterms:created>
  <dcterms:modified xsi:type="dcterms:W3CDTF">2020-07-01T18:10:00Z</dcterms:modified>
  <dc:language/>
  <cp:version/>
</cp:coreProperties>
</file>