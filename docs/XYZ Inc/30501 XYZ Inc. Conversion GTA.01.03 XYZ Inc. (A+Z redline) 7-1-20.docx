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8827B" w14:textId="77777777" w:rsidR="00560D66" w:rsidRPr="00C73656" w:rsidRDefault="00560D66" w:rsidP="00C73656">
      <w:pPr>
        <w:widowControl/>
        <w:tabs>
          <w:tab w:val="left" w:pos="-1440"/>
        </w:tabs>
        <w:spacing w:line="360" w:lineRule="auto"/>
        <w:jc w:val="right"/>
        <w:rPr>
          <w:del w:id="3" w:author="Jason Mann" w:date="2020-07-01T14:00:00Z"/>
          <w:bCs/>
          <w:szCs w:val="22"/>
        </w:rPr>
      </w:pPr>
      <w:del w:id="4" w:author="Jason Mann" w:date="2020-07-01T14:00:00Z">
        <w:r w:rsidRPr="00C73656">
          <w:rPr>
            <w:bCs/>
            <w:szCs w:val="22"/>
          </w:rPr>
          <w:delText/>
        </w:r>
      </w:del>
    </w:p>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Cs w:val="22"/>
              </w:rPr>
              <w:t>GTA</w:t>
            </w:r>
            <w:r w:rsidR="004238F2" w:rsidRPr="00AB38D0">
              <w:rPr>
                <w:szCs w:val="22"/>
              </w:rPr>
              <w:t>#</w:t>
            </w:r>
          </w:p>
        </w:tc>
        <w:tc>
          <w:tcPr>
            <w:tcW w:w="3060" w:type="dxa"/>
            <w:vAlign w:val="center"/>
          </w:tcPr>
          <w:p w14:paraId="7C9F610D" w14:textId="2DA96D77" w:rsidR="004238F2" w:rsidRPr="003F45BC" w:rsidRDefault="003F45BC" w:rsidP="003F45BC">
            <w:pPr>
              <w:widowControl/>
              <w:jc w:val="center"/>
              <w:rPr>
                <w:rFonts w:ascii="Calibri" w:hAnsi="Calibri"/>
                <w:color w:val="000000"/>
                <w:szCs w:val="22"/>
              </w:rPr>
            </w:pPr>
            <w:r>
              <w:rPr>
                <w:rFonts w:ascii="Calibri" w:hAnsi="Calibri"/>
                <w:color w:val="000000"/>
                <w:szCs w:val="22"/>
              </w:rPr>
              <w:t>XYZ Inc.III_XYZ Inc._GTA_198_2020_05_28</w:t>
            </w:r>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r w:rsidR="001E4334">
        <w:rPr>
          <w:szCs w:val="22"/>
        </w:rPr>
      </w:r>
      <w:r w:rsidRPr="00370349">
        <w:rPr>
          <w:szCs w:val="22"/>
        </w:rPr>
      </w:r>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tc>
        <w:tc>
          <w:tcPr>
            <w:tcW w:w="2520" w:type="dxa"/>
            <w:gridSpan w:val="2"/>
            <w:tcBorders>
              <w:top w:val="nil"/>
              <w:left w:val="nil"/>
              <w:bottom w:val="nil"/>
              <w:right w:val="nil"/>
            </w:tcBorders>
          </w:tcPr>
          <w:p w14:paraId="06220279" w14:textId="77777777" w:rsidR="00511AE0" w:rsidRPr="00770B73" w:rsidRDefault="00511AE0" w:rsidP="00DC0A14">
            <w:pPr>
              <w:rPr>
                <w:i/>
              </w:rPr>
            </w:pPr>
            <w:r>
              <w:rPr>
                <w:i/>
              </w:rPr>
              <w:t xml:space="preserve"/>
            </w:r>
          </w:p>
        </w:tc>
        <w:tc>
          <w:tcPr>
            <w:tcW w:w="3600" w:type="dxa"/>
            <w:tcBorders>
              <w:top w:val="nil"/>
              <w:left w:val="nil"/>
              <w:right w:val="nil"/>
            </w:tcBorders>
          </w:tcPr>
          <w:p w14:paraId="61C57FB2" w14:textId="5FC41F97" w:rsidR="00511AE0" w:rsidRPr="003F45BC" w:rsidRDefault="003F45BC">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top w:val="nil"/>
              <w:left w:val="nil"/>
              <w:bottom w:val="nil"/>
              <w:right w:val="nil"/>
            </w:tcBorders>
          </w:tcPr>
          <w:p w14:paraId="4199E9DA" w14:textId="77777777" w:rsidR="005E1D7F" w:rsidRDefault="005E1D7F" w:rsidP="00DC0A14">
            <w:pPr>
              <w:rPr>
                <w:i/>
              </w:rPr>
            </w:pPr>
            <w:r>
              <w:rPr>
                <w:i/>
              </w:rPr>
              <w:t/>
            </w:r>
          </w:p>
        </w:tc>
        <w:tc>
          <w:tcPr>
            <w:tcW w:w="3600" w:type="dxa"/>
            <w:tcBorders>
              <w:top w:val="nil"/>
              <w:left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tc>
        <w:tc>
          <w:tcPr>
            <w:tcW w:w="2520" w:type="dxa"/>
            <w:gridSpan w:val="2"/>
            <w:tcBorders>
              <w:top w:val="nil"/>
              <w:left w:val="nil"/>
              <w:bottom w:val="nil"/>
              <w:right w:val="nil"/>
            </w:tcBorders>
          </w:tcPr>
          <w:p w14:paraId="23AA2600" w14:textId="77777777" w:rsidR="005E1D7F" w:rsidRPr="00770B73" w:rsidRDefault="005E1D7F" w:rsidP="00DC0A14">
            <w:pPr>
              <w:rPr>
                <w:i/>
              </w:rPr>
            </w:pPr>
            <w:r w:rsidRPr="00770B73">
              <w:rPr>
                <w:i/>
              </w:rPr>
              <w:t/>
            </w:r>
          </w:p>
        </w:tc>
        <w:tc>
          <w:tcPr>
            <w:tcW w:w="3600" w:type="dxa"/>
            <w:tcBorders>
              <w:top w:val="nil"/>
              <w:left w:val="nil"/>
              <w:right w:val="nil"/>
            </w:tcBorders>
          </w:tcPr>
          <w:p w14:paraId="51808C90" w14:textId="77777777" w:rsidR="005E1D7F" w:rsidRPr="00770B73" w:rsidRDefault="005E1D7F" w:rsidP="00DC0A14"/>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rsidP="00DC0A14">
            <w:r>
              <w:t/>
            </w:r>
          </w:p>
        </w:tc>
        <w:tc>
          <w:tcPr>
            <w:tcW w:w="2520" w:type="dxa"/>
            <w:gridSpan w:val="2"/>
            <w:tcBorders>
              <w:top w:val="nil"/>
              <w:left w:val="nil"/>
              <w:bottom w:val="nil"/>
              <w:right w:val="nil"/>
            </w:tcBorders>
          </w:tcPr>
          <w:p w14:paraId="2A8370FE" w14:textId="77777777" w:rsidR="005E1D7F" w:rsidRPr="00770B73" w:rsidRDefault="005E1D7F" w:rsidP="00DC0A14">
            <w:pPr>
              <w:rPr>
                <w:i/>
              </w:rPr>
            </w:pPr>
            <w:r w:rsidRPr="00770B73">
              <w:rPr>
                <w:i/>
              </w:rPr>
              <w:t/>
            </w:r>
          </w:p>
        </w:tc>
        <w:tc>
          <w:tcPr>
            <w:tcW w:w="3600" w:type="dxa"/>
            <w:tcBorders>
              <w:left w:val="nil"/>
              <w:right w:val="nil"/>
            </w:tcBorders>
          </w:tcPr>
          <w:p w14:paraId="0F929BEA" w14:textId="77777777" w:rsidR="005E1D7F" w:rsidRPr="00770B73" w:rsidRDefault="005E1D7F" w:rsidP="00DC0A14"/>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rsidP="00DC0A14">
            <w:r>
              <w:t/>
            </w:r>
          </w:p>
        </w:tc>
        <w:tc>
          <w:tcPr>
            <w:tcW w:w="2520" w:type="dxa"/>
            <w:gridSpan w:val="2"/>
            <w:tcBorders>
              <w:top w:val="nil"/>
              <w:left w:val="nil"/>
              <w:bottom w:val="nil"/>
              <w:right w:val="nil"/>
            </w:tcBorders>
          </w:tcPr>
          <w:p w14:paraId="5D7F6B08" w14:textId="77777777" w:rsidR="005E1D7F" w:rsidRPr="00770B73" w:rsidRDefault="005E1D7F" w:rsidP="00DC0A14">
            <w:pPr>
              <w:rPr>
                <w:i/>
              </w:rPr>
            </w:pPr>
            <w:r w:rsidRPr="00770B73">
              <w:rPr>
                <w:i/>
              </w:rPr>
              <w:t/>
            </w:r>
            <w:r>
              <w:rPr>
                <w:i/>
              </w:rPr>
              <w:t/>
            </w:r>
          </w:p>
        </w:tc>
        <w:tc>
          <w:tcPr>
            <w:tcW w:w="3600" w:type="dxa"/>
            <w:tcBorders>
              <w:left w:val="nil"/>
              <w:right w:val="nil"/>
            </w:tcBorders>
          </w:tcPr>
          <w:p w14:paraId="7C39FC3A" w14:textId="3CF7DC82" w:rsidR="005E1D7F" w:rsidRPr="00770B73" w:rsidRDefault="00560D66" w:rsidP="00DC0A14">
            <w:r>
              <w:t/>
            </w:r>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rsidP="00DC0A14"/>
        </w:tc>
        <w:tc>
          <w:tcPr>
            <w:tcW w:w="2520" w:type="dxa"/>
            <w:gridSpan w:val="2"/>
            <w:tcBorders>
              <w:top w:val="nil"/>
              <w:left w:val="nil"/>
              <w:bottom w:val="nil"/>
              <w:right w:val="nil"/>
            </w:tcBorders>
          </w:tcPr>
          <w:p w14:paraId="1B83BAAF" w14:textId="77777777" w:rsidR="005E1D7F" w:rsidRPr="00770B73" w:rsidRDefault="005E1D7F" w:rsidP="00DC0A14">
            <w:pPr>
              <w:rPr>
                <w:i/>
              </w:rPr>
            </w:pPr>
            <w:r w:rsidRPr="00770B73">
              <w:rPr>
                <w:i/>
              </w:rPr>
              <w:t/>
            </w:r>
          </w:p>
        </w:tc>
        <w:tc>
          <w:tcPr>
            <w:tcW w:w="3600" w:type="dxa"/>
            <w:tcBorders>
              <w:left w:val="nil"/>
              <w:right w:val="nil"/>
            </w:tcBorders>
          </w:tcPr>
          <w:p w14:paraId="279D8798" w14:textId="77777777" w:rsidR="005E1D7F" w:rsidRPr="00770B73" w:rsidRDefault="005E1D7F" w:rsidP="00DC0A14"/>
        </w:tc>
      </w:tr>
      <w:tr w:rsidR="00560D66" w14:paraId="2E7071FF" w14:textId="77777777" w:rsidTr="009741B7">
        <w:trPr>
          <w:trHeight w:val="746"/>
          <w:jc w:val="center"/>
        </w:trPr>
        <w:tc>
          <w:tcPr>
            <w:tcW w:w="3708" w:type="dxa"/>
            <w:tcBorders>
              <w:left w:val="nil"/>
              <w:right w:val="nil"/>
            </w:tcBorders>
          </w:tcPr>
          <w:p w14:paraId="5E580E9D" w14:textId="77777777" w:rsidR="00560D66" w:rsidRDefault="00560D66" w:rsidP="00DC0A14">
            <w:r>
              <w:t xml:space="preserve"/>
            </w:r>
          </w:p>
          <w:p w14:paraId="733595F7" w14:textId="77777777" w:rsidR="00560D66" w:rsidRPr="00770B73" w:rsidRDefault="00560D66" w:rsidP="00DC0A14">
            <w:r>
              <w:t xml:space="preserve"/>
            </w:r>
          </w:p>
        </w:tc>
        <w:tc>
          <w:tcPr>
            <w:tcW w:w="2520" w:type="dxa"/>
            <w:gridSpan w:val="2"/>
            <w:tcBorders>
              <w:top w:val="nil"/>
              <w:left w:val="nil"/>
              <w:bottom w:val="nil"/>
              <w:right w:val="nil"/>
            </w:tcBorders>
          </w:tcPr>
          <w:p w14:paraId="69C72B60" w14:textId="77777777" w:rsidR="00560D66" w:rsidRPr="00770B73" w:rsidRDefault="00560D66" w:rsidP="00DC0A14">
            <w:pPr>
              <w:rPr>
                <w:i/>
              </w:rPr>
            </w:pPr>
            <w:r>
              <w:t/>
            </w:r>
          </w:p>
        </w:tc>
        <w:tc>
          <w:tcPr>
            <w:tcW w:w="3600" w:type="dxa"/>
            <w:tcBorders>
              <w:left w:val="nil"/>
              <w:bottom w:val="nil"/>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560D66" w14:paraId="13D1A3C7" w14:textId="77777777" w:rsidTr="009741B7">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top w:val="nil"/>
              <w:left w:val="nil"/>
              <w:bottom w:val="nil"/>
              <w:right w:val="nil"/>
            </w:tcBorders>
          </w:tcPr>
          <w:p w14:paraId="567A48C1" w14:textId="77777777" w:rsidR="00560D66" w:rsidRPr="00770B73" w:rsidRDefault="00560D66" w:rsidP="00560D66">
            <w:pPr>
              <w:spacing w:line="360" w:lineRule="auto"/>
              <w:jc w:val="center"/>
              <w:rPr>
                <w:i/>
                <w:sz w:val="23"/>
                <w:szCs w:val="23"/>
              </w:rPr>
            </w:pPr>
            <w:r>
              <w:t/>
            </w:r>
          </w:p>
        </w:tc>
        <w:tc>
          <w:tcPr>
            <w:tcW w:w="3600" w:type="dxa"/>
            <w:tcBorders>
              <w:left w:val="nil"/>
              <w:bottom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pPr>
        <w:widowControl/>
        <w:tabs>
          <w:tab w:val="left" w:pos="-1440"/>
        </w:tabs>
        <w:jc w:val="both"/>
        <w:rPr>
          <w:sz w:val="6"/>
          <w:szCs w:val="6"/>
        </w:rPr>
      </w:pPr>
    </w:p>
    <w:p w14:paraId="3DCE8645" w14:textId="77777777" w:rsidR="004238F2" w:rsidRPr="002F32AC" w:rsidRDefault="004238F2">
      <w:pPr>
        <w:widowControl/>
        <w:tabs>
          <w:tab w:val="left" w:pos="-1440"/>
        </w:tabs>
        <w:jc w:val="both"/>
        <w:rPr>
          <w:szCs w:val="22"/>
        </w:rPr>
      </w:pPr>
      <w:r w:rsidRPr="002F32AC">
        <w:rPr>
          <w:szCs w:val="22"/>
        </w:rPr>
        <w:t>In exchange of the mutual covenants contained herein and other good and valuable consideration, the receipt and sufficiency of which the parties hereby acknowledge, the parties agree as follows:</w:t>
      </w:r>
    </w:p>
    <w:p w14:paraId="3701DC35" w14:textId="55A28166" w:rsidR="004238F2" w:rsidRPr="002F32AC" w:rsidRDefault="004238F2" w:rsidP="00545BD7">
      <w:pPr>
        <w:pStyle w:val="StyleHeading1Before0pt"/>
        <w:rPr>
          <w:sz w:val="22"/>
          <w:szCs w:val="22"/>
        </w:rPr>
      </w:pPr>
      <w:commentRangeStart w:id="5"/>
      <w:r w:rsidRPr="002F32AC">
        <w:rPr>
          <w:sz w:val="22"/>
          <w:szCs w:val="22"/>
        </w:rPr>
        <w:t>DEFINITIONS</w:t>
      </w:r>
      <w:commentRangeEnd w:id="5"/>
      <w:r w:rsidR="004E1EF2">
        <w:rPr>
          <w:rStyle w:val="CommentReference"/>
          <w:b w:val="0"/>
          <w:bCs w:val="0"/>
        </w:rPr>
        <w:commentReference w:id="5"/>
      </w:r>
    </w:p>
    <w:p w14:paraId="5D69C09B" w14:textId="77777777" w:rsidR="004238F2" w:rsidRPr="002F32AC" w:rsidRDefault="004238F2">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545BD7">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545BD7">
      <w:pPr>
        <w:pStyle w:val="Heading2"/>
        <w:ind w:left="0" w:firstLine="720"/>
        <w:rPr>
          <w:szCs w:val="22"/>
        </w:rPr>
      </w:pPr>
      <w:r w:rsidRPr="002F32AC">
        <w:rPr>
          <w:szCs w:val="22"/>
        </w:rPr>
        <w:lastRenderedPageBreak/>
        <w:t xml:space="preserve">The term "Component" shall mean any sub-assembly, line replaceable unit, </w:t>
      </w:r>
      <w:proofErr w:type="spellStart"/>
      <w:r w:rsidRPr="002F32AC">
        <w:rPr>
          <w:szCs w:val="22"/>
        </w:rPr>
        <w:t>rotable</w:t>
      </w:r>
      <w:proofErr w:type="spellEnd"/>
      <w:r w:rsidRPr="002F32AC">
        <w:rPr>
          <w:szCs w:val="22"/>
        </w:rPr>
        <w:t xml:space="preserve"> unit (as defined in the relevant Aircraft maintenance manual), or parts as defined in the Aircraft or Engine illustrated parts manual.</w:t>
      </w:r>
    </w:p>
    <w:p w14:paraId="03BF5784" w14:textId="16A3C1BA" w:rsidR="00560D66" w:rsidRDefault="00560D66" w:rsidP="004238F2">
      <w:pPr>
        <w:pStyle w:val="Heading2"/>
        <w:ind w:left="0" w:firstLine="720"/>
        <w:rPr>
          <w:szCs w:val="22"/>
        </w:rPr>
      </w:pPr>
      <w:r w:rsidRPr="002F32AC">
        <w:rPr>
          <w:szCs w:val="22"/>
        </w:rPr>
        <w:t xml:space="preserve">The term "Customer" </w:t>
      </w:r>
      <w:del w:id="6" w:author="Jason Mann" w:date="2020-07-01T14:00:00Z">
        <w:r>
          <w:rPr>
            <w:szCs w:val="22"/>
          </w:rPr>
          <w:delText xml:space="preserve">may include affiliates of, funds managed by or other Aircraft ownership vehicles such as </w:delText>
        </w:r>
        <w:commentRangeStart w:id="7"/>
        <w:r>
          <w:rPr>
            <w:szCs w:val="22"/>
          </w:rPr>
          <w:delText>owner trusts established by the Customer</w:delText>
        </w:r>
        <w:commentRangeEnd w:id="7"/>
        <w:r w:rsidR="00731DAB">
          <w:rPr>
            <w:rStyle w:val="CommentReference"/>
            <w:bCs w:val="0"/>
          </w:rPr>
          <w:commentReference w:id="7"/>
        </w:r>
        <w:r>
          <w:rPr>
            <w:szCs w:val="22"/>
          </w:rPr>
          <w:delText xml:space="preserve"> named above</w:delText>
        </w:r>
        <w:r w:rsidR="004E1EF2">
          <w:rPr>
            <w:szCs w:val="22"/>
          </w:rPr>
          <w:delText xml:space="preserve"> </w:delText>
        </w:r>
        <w:r w:rsidR="004E1EF2" w:rsidRPr="004E1EF2">
          <w:rPr>
            <w:szCs w:val="22"/>
          </w:rPr>
          <w:delText xml:space="preserve">(provided that any such person agrees to be bound by this </w:delText>
        </w:r>
        <w:r w:rsidR="004E1EF2">
          <w:rPr>
            <w:szCs w:val="22"/>
          </w:rPr>
          <w:delText>GTA</w:delText>
        </w:r>
        <w:r w:rsidR="004E1EF2" w:rsidRPr="004E1EF2">
          <w:rPr>
            <w:szCs w:val="22"/>
          </w:rPr>
          <w:delText>) or its assignee if</w:delText>
        </w:r>
      </w:del>
      <w:ins w:id="8" w:author="Jason Mann" w:date="2020-07-01T14:00:00Z">
        <w:r>
          <w:rPr>
            <w:szCs w:val="22"/>
          </w:rPr>
          <w:t>include</w:t>
        </w:r>
        <w:r w:rsidR="00DC0A14">
          <w:rPr>
            <w:szCs w:val="22"/>
          </w:rPr>
          <w:t>s</w:t>
        </w:r>
        <w:r>
          <w:rPr>
            <w:szCs w:val="22"/>
          </w:rPr>
          <w:t xml:space="preserve"> </w:t>
        </w:r>
        <w:r w:rsidR="00DC0A14">
          <w:rPr>
            <w:szCs w:val="22"/>
          </w:rPr>
          <w:t>the entity named above and any assignees of such entity if the</w:t>
        </w:r>
      </w:ins>
      <w:r w:rsidR="00DC0A14">
        <w:rPr>
          <w:szCs w:val="22"/>
        </w:rPr>
        <w:t xml:space="preserve"> assignment is </w:t>
      </w:r>
      <w:r w:rsidR="004E1EF2" w:rsidRPr="004E1EF2">
        <w:rPr>
          <w:szCs w:val="22"/>
        </w:rPr>
        <w:t xml:space="preserve">approved in writing by </w:t>
      </w:r>
      <w:r w:rsidR="004E1EF2">
        <w:rPr>
          <w:szCs w:val="22"/>
        </w:rPr>
        <w:t>MRO</w:t>
      </w:r>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545BD7">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specifications that might appreciably affect weight, balance, structural strength, performance, powerplant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59A11AB3"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del w:id="9" w:author="Jason Mann" w:date="2020-07-01T14:00:00Z">
        <w:r w:rsidRPr="00552AA8">
          <w:rPr>
            <w:color w:val="000000" w:themeColor="text1"/>
            <w:szCs w:val="22"/>
          </w:rPr>
          <w:delText>asked</w:delText>
        </w:r>
      </w:del>
      <w:ins w:id="10" w:author="Jason Mann" w:date="2020-07-01T14:00:00Z">
        <w:r w:rsidR="00D34C23">
          <w:rPr>
            <w:color w:val="000000" w:themeColor="text1"/>
            <w:szCs w:val="22"/>
          </w:rPr>
          <w:t>authorized</w:t>
        </w:r>
      </w:ins>
      <w:r w:rsidR="00D34C23">
        <w:rPr>
          <w:color w:val="000000" w:themeColor="text1"/>
          <w:szCs w:val="22"/>
        </w:rPr>
        <w:t xml:space="preserve"> </w:t>
      </w:r>
      <w:r w:rsidRPr="00552AA8">
        <w:rPr>
          <w:color w:val="000000" w:themeColor="text1"/>
          <w:szCs w:val="22"/>
        </w:rPr>
        <w:t xml:space="preserve">to provide but </w:t>
      </w:r>
      <w:ins w:id="11" w:author="Jason Mann" w:date="2020-07-01T14:00:00Z">
        <w:r w:rsidR="00D34C23">
          <w:rPr>
            <w:color w:val="000000" w:themeColor="text1"/>
            <w:szCs w:val="22"/>
          </w:rPr>
          <w:t xml:space="preserve">which are </w:t>
        </w:r>
      </w:ins>
      <w:r w:rsidR="00D34C23">
        <w:rPr>
          <w:color w:val="000000" w:themeColor="text1"/>
          <w:szCs w:val="22"/>
        </w:rPr>
        <w:t xml:space="preserve">not </w:t>
      </w:r>
      <w:del w:id="12" w:author="Jason Mann" w:date="2020-07-01T14:00:00Z">
        <w:r w:rsidRPr="00552AA8">
          <w:rPr>
            <w:color w:val="000000" w:themeColor="text1"/>
            <w:szCs w:val="22"/>
          </w:rPr>
          <w:delText>specified</w:delText>
        </w:r>
      </w:del>
      <w:ins w:id="13" w:author="Jason Mann" w:date="2020-07-01T14:00:00Z">
        <w:r w:rsidR="00D34C23">
          <w:rPr>
            <w:color w:val="000000" w:themeColor="text1"/>
            <w:szCs w:val="22"/>
          </w:rPr>
          <w:t>expressly included</w:t>
        </w:r>
      </w:ins>
      <w:r w:rsidR="00D34C23">
        <w:rPr>
          <w:color w:val="000000" w:themeColor="text1"/>
          <w:szCs w:val="22"/>
        </w:rPr>
        <w:t xml:space="preserve"> in </w:t>
      </w:r>
      <w:del w:id="14" w:author="Jason Mann" w:date="2020-07-01T14:00:00Z">
        <w:r w:rsidRPr="00552AA8">
          <w:rPr>
            <w:color w:val="000000" w:themeColor="text1"/>
            <w:szCs w:val="22"/>
          </w:rPr>
          <w:delText>the initial flat rate Services of the applicable executed</w:delText>
        </w:r>
      </w:del>
      <w:ins w:id="15" w:author="Jason Mann" w:date="2020-07-01T14:00:00Z">
        <w:r w:rsidR="00D34C23">
          <w:rPr>
            <w:color w:val="000000" w:themeColor="text1"/>
            <w:szCs w:val="22"/>
          </w:rPr>
          <w:t xml:space="preserve">a </w:t>
        </w:r>
      </w:ins>
      <w:r w:rsidRPr="00552AA8">
        <w:rPr>
          <w:color w:val="000000" w:themeColor="text1"/>
          <w:szCs w:val="22"/>
        </w:rPr>
        <w:t xml:space="preserve"> Service Agreement</w:t>
      </w:r>
      <w:del w:id="16" w:author="Jason Mann" w:date="2020-07-01T14:00:00Z">
        <w:r w:rsidRPr="00552AA8">
          <w:rPr>
            <w:color w:val="000000" w:themeColor="text1"/>
            <w:szCs w:val="22"/>
          </w:rPr>
          <w:delText>, and refers to the way such additional Services will be billed to Customer</w:delText>
        </w:r>
      </w:del>
      <w:r w:rsidRPr="00552AA8">
        <w:rPr>
          <w:color w:val="000000" w:themeColor="text1"/>
          <w:szCs w:val="22"/>
        </w:rPr>
        <w:t>.</w:t>
      </w:r>
    </w:p>
    <w:p w14:paraId="709AC9EE" w14:textId="77777777" w:rsidR="004238F2" w:rsidRPr="002F32AC" w:rsidRDefault="004238F2" w:rsidP="00545BD7">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148A338D" w:rsidR="00926EC4" w:rsidRPr="00453E18" w:rsidRDefault="00926EC4">
      <w:pPr>
        <w:pStyle w:val="Heading2"/>
        <w:ind w:left="0" w:firstLine="720"/>
        <w:rPr>
          <w:bCs w:val="0"/>
        </w:rPr>
      </w:pPr>
      <w:r>
        <w:t>The term “Redelivery” means the return of possession of the Aircraft to Customer</w:t>
      </w:r>
      <w:del w:id="17" w:author="Jason Mann" w:date="2020-07-01T14:00:00Z">
        <w:r>
          <w:delText xml:space="preserve"> upon the completion of the Services with respect thereto, all in accordance with the terms of this GTA and the Service Agreement</w:delText>
        </w:r>
      </w:del>
      <w:r>
        <w:t>.</w:t>
      </w:r>
    </w:p>
    <w:p w14:paraId="1EC8C026" w14:textId="5E875A9D" w:rsidR="00926EC4" w:rsidRPr="00552AA8" w:rsidRDefault="00926EC4" w:rsidP="00926EC4">
      <w:pPr>
        <w:pStyle w:val="Heading2"/>
        <w:ind w:left="0" w:firstLine="720"/>
        <w:rPr>
          <w:szCs w:val="22"/>
        </w:rPr>
      </w:pPr>
      <w:r w:rsidRPr="002F32AC">
        <w:rPr>
          <w:szCs w:val="22"/>
        </w:rPr>
        <w:t>The term “Redelivery Date” refers to the earlier of (i) actual Redelivery, or (ii)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545BD7">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pPr>
        <w:pStyle w:val="Heading2"/>
        <w:ind w:left="0" w:firstLine="720"/>
        <w:rPr>
          <w:szCs w:val="22"/>
        </w:rPr>
      </w:pPr>
      <w:r w:rsidRPr="002F32AC">
        <w:rPr>
          <w:szCs w:val="22"/>
        </w:rPr>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4087074B" w:rsidR="00B635EE" w:rsidRPr="00B635EE" w:rsidRDefault="004238F2">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the scope of work, pricing and related agreements</w:t>
      </w:r>
      <w:r w:rsidR="00B635EE">
        <w:rPr>
          <w:szCs w:val="22"/>
        </w:rPr>
        <w:t>.</w:t>
      </w:r>
      <w:ins w:id="18" w:author="Jason Mann" w:date="2020-07-01T14:00:00Z">
        <w:r w:rsidR="00995D25">
          <w:rPr>
            <w:szCs w:val="22"/>
          </w:rPr>
          <w:t xml:space="preserve">  </w:t>
        </w:r>
        <w:r w:rsidR="00995D25" w:rsidRPr="00B635EE">
          <w:rPr>
            <w:szCs w:val="22"/>
          </w:rPr>
          <w:t xml:space="preserve">In the event of a conflict in the terms of this GTA and any fully executed Service Agreement (regardless which of the documents was first executed), this </w:t>
        </w:r>
        <w:r w:rsidR="00995D25" w:rsidRPr="00C767D2">
          <w:rPr>
            <w:szCs w:val="22"/>
          </w:rPr>
          <w:t>GTA shall prevail</w:t>
        </w:r>
        <w:r w:rsidR="00995D25" w:rsidRPr="00B635EE">
          <w:rPr>
            <w:szCs w:val="22"/>
          </w:rPr>
          <w:t xml:space="preserve"> as to all terms and conditions other than those </w:t>
        </w:r>
        <w:r w:rsidR="00995D25">
          <w:rPr>
            <w:szCs w:val="22"/>
          </w:rPr>
          <w:t xml:space="preserve">directly </w:t>
        </w:r>
        <w:r w:rsidR="00995D25" w:rsidRPr="00B635EE">
          <w:rPr>
            <w:szCs w:val="22"/>
          </w:rPr>
          <w:t xml:space="preserve">related to scope of work, the method of performing </w:t>
        </w:r>
        <w:r w:rsidR="00995D25">
          <w:rPr>
            <w:szCs w:val="22"/>
          </w:rPr>
          <w:t>work and the cost of the work, which shall be controlled by the Service Agreement in the event of irreconcilable conflict.</w:t>
        </w:r>
      </w:ins>
    </w:p>
    <w:p w14:paraId="01B193A0" w14:textId="77777777" w:rsidR="00926EC4" w:rsidRDefault="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545BD7">
      <w:pPr>
        <w:pStyle w:val="Heading2"/>
        <w:ind w:left="0" w:firstLine="720"/>
        <w:rPr>
          <w:szCs w:val="22"/>
        </w:rPr>
      </w:pPr>
      <w:r w:rsidRPr="002F32AC">
        <w:rPr>
          <w:szCs w:val="22"/>
        </w:rPr>
        <w:t>The term "Serviceable" indicates a statement</w:t>
      </w:r>
      <w:r>
        <w:rPr>
          <w:szCs w:val="22"/>
        </w:rPr>
        <w:t xml:space="preserve"> of condition of a part, either </w:t>
      </w:r>
      <w:r w:rsidRPr="002F32AC">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w:t>
      </w:r>
      <w:ins w:id="19" w:author="Jason Mann" w:date="2020-07-01T14:00:00Z">
        <w:r w:rsidR="00327316">
          <w:rPr>
            <w:szCs w:val="22"/>
          </w:rPr>
          <w:t>all or</w:t>
        </w:r>
        <w:r>
          <w:rPr>
            <w:szCs w:val="22"/>
          </w:rPr>
          <w:t xml:space="preserve"> </w:t>
        </w:r>
      </w:ins>
      <w:r>
        <w:rPr>
          <w:szCs w:val="22"/>
        </w:rPr>
        <w:t>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3709B2B5"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(i) </w:t>
      </w:r>
      <w:del w:id="20" w:author="Jason Mann" w:date="2020-07-01T14:00:00Z">
        <w:r w:rsidR="00591403">
          <w:rPr>
            <w:szCs w:val="22"/>
          </w:rPr>
          <w:delText>S</w:delText>
        </w:r>
        <w:r w:rsidRPr="002F32AC">
          <w:rPr>
            <w:szCs w:val="22"/>
          </w:rPr>
          <w:delText xml:space="preserve">ervice </w:delText>
        </w:r>
        <w:r w:rsidR="00591403">
          <w:rPr>
            <w:szCs w:val="22"/>
          </w:rPr>
          <w:delText>A</w:delText>
        </w:r>
        <w:r w:rsidRPr="002F32AC">
          <w:rPr>
            <w:szCs w:val="22"/>
          </w:rPr>
          <w:delText>greements, (ii</w:delText>
        </w:r>
      </w:del>
      <w:ins w:id="21" w:author="Jason Mann" w:date="2020-07-01T14:00:00Z">
        <w:r w:rsidRPr="002F32AC">
          <w:rPr>
            <w:szCs w:val="22"/>
          </w:rPr>
          <w:t>service agreements, (ii) contracts for service, (iii) maintenance agreements, (iv) orders for service on any aircraft, (v</w:t>
        </w:r>
      </w:ins>
      <w:r w:rsidRPr="002F32AC">
        <w:rPr>
          <w:szCs w:val="22"/>
        </w:rPr>
        <w:t>) delivery receipts and other documents evidencing the delivery of an aircraft to MRO for any purpose, (</w:t>
      </w:r>
      <w:del w:id="22" w:author="Jason Mann" w:date="2020-07-01T14:00:00Z">
        <w:r w:rsidR="00591403">
          <w:rPr>
            <w:szCs w:val="22"/>
          </w:rPr>
          <w:delText>ii</w:delText>
        </w:r>
        <w:r w:rsidRPr="002F32AC">
          <w:rPr>
            <w:szCs w:val="22"/>
          </w:rPr>
          <w:delText>i</w:delText>
        </w:r>
      </w:del>
      <w:ins w:id="23" w:author="Jason Mann" w:date="2020-07-01T14:00:00Z">
        <w:r w:rsidRPr="002F32AC">
          <w:rPr>
            <w:szCs w:val="22"/>
          </w:rPr>
          <w:t>vi</w:t>
        </w:r>
      </w:ins>
      <w:r w:rsidRPr="002F32AC">
        <w:rPr>
          <w:szCs w:val="22"/>
        </w:rPr>
        <w:t xml:space="preserve">) </w:t>
      </w:r>
      <w:r w:rsidR="00E17125">
        <w:rPr>
          <w:szCs w:val="22"/>
        </w:rPr>
        <w:t>oral agreements</w:t>
      </w:r>
      <w:r w:rsidR="00591403">
        <w:rPr>
          <w:szCs w:val="22"/>
        </w:rPr>
        <w:t xml:space="preserve"> between MRO and the Customer</w:t>
      </w:r>
      <w:r w:rsidR="00E17125">
        <w:rPr>
          <w:szCs w:val="22"/>
        </w:rPr>
        <w:t>, and (</w:t>
      </w:r>
      <w:del w:id="24" w:author="Jason Mann" w:date="2020-07-01T14:00:00Z">
        <w:r w:rsidR="00591403">
          <w:rPr>
            <w:szCs w:val="22"/>
          </w:rPr>
          <w:delText>i</w:delText>
        </w:r>
        <w:r w:rsidR="00E17125">
          <w:rPr>
            <w:szCs w:val="22"/>
          </w:rPr>
          <w:delText>v</w:delText>
        </w:r>
      </w:del>
      <w:ins w:id="25" w:author="Jason Mann" w:date="2020-07-01T14:00:00Z">
        <w:r w:rsidR="00E17125">
          <w:rPr>
            <w:szCs w:val="22"/>
          </w:rPr>
          <w:t>vii</w:t>
        </w:r>
      </w:ins>
      <w:r w:rsidR="00E17125">
        <w:rPr>
          <w:szCs w:val="22"/>
        </w:rPr>
        <w:t xml:space="preserve">)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w:t>
      </w:r>
      <w:del w:id="26" w:author="Jason Mann" w:date="2020-07-01T14:00:00Z">
        <w:r w:rsidR="00591403">
          <w:rPr>
            <w:szCs w:val="22"/>
          </w:rPr>
          <w:delText>the Service Agreement</w:delText>
        </w:r>
        <w:r w:rsidR="00591403" w:rsidRPr="00B635EE">
          <w:rPr>
            <w:szCs w:val="22"/>
          </w:rPr>
          <w:delText xml:space="preserve"> </w:delText>
        </w:r>
      </w:del>
      <w:ins w:id="27" w:author="Jason Mann" w:date="2020-07-01T14:00:00Z">
        <w:r w:rsidR="00344448" w:rsidRPr="00B635EE">
          <w:rPr>
            <w:szCs w:val="22"/>
          </w:rPr>
          <w:t xml:space="preserve">this </w:t>
        </w:r>
        <w:r w:rsidR="00344448" w:rsidRPr="00C767D2">
          <w:rPr>
            <w:szCs w:val="22"/>
          </w:rPr>
          <w:t xml:space="preserve">GTA </w:t>
        </w:r>
      </w:ins>
      <w:r w:rsidR="00344448" w:rsidRPr="00C767D2">
        <w:rPr>
          <w:szCs w:val="22"/>
        </w:rPr>
        <w:t>shall prevail</w:t>
      </w:r>
      <w:r w:rsidR="00344448" w:rsidRPr="00B635EE">
        <w:rPr>
          <w:szCs w:val="22"/>
        </w:rPr>
        <w:t xml:space="preserve"> as </w:t>
      </w:r>
      <w:r w:rsidR="00344448" w:rsidRPr="00B635EE">
        <w:rPr>
          <w:szCs w:val="22"/>
        </w:rPr>
        <w:lastRenderedPageBreak/>
        <w:t xml:space="preserve">to all terms and conditions </w:t>
      </w:r>
      <w:del w:id="28" w:author="Jason Mann" w:date="2020-07-01T14:00:00Z">
        <w:r w:rsidR="00591403">
          <w:rPr>
            <w:szCs w:val="22"/>
          </w:rPr>
          <w:delText>thereof</w:delText>
        </w:r>
      </w:del>
      <w:ins w:id="29" w:author="Jason Mann" w:date="2020-07-01T14:00:00Z">
        <w:r w:rsidR="00344448" w:rsidRPr="00B635EE">
          <w:rPr>
            <w:szCs w:val="22"/>
          </w:rPr>
          <w:t xml:space="preserve">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controlled by the Service Agreement in the event of irreconcilable conflict.  </w:t>
        </w:r>
        <w:r w:rsidRPr="002F32AC">
          <w:rPr>
            <w:szCs w:val="22"/>
          </w:rPr>
          <w:t>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w:t>
        </w:r>
      </w:ins>
      <w:r w:rsidRPr="002F32AC">
        <w:rPr>
          <w:szCs w:val="22"/>
        </w:rPr>
        <w:t xml:space="preserve">. No course of conduct, inaction, industry practice or similar theory of implied agreement shall be construed to modify, </w:t>
      </w:r>
      <w:proofErr w:type="gramStart"/>
      <w:r w:rsidRPr="002F32AC">
        <w:rPr>
          <w:szCs w:val="22"/>
        </w:rPr>
        <w:t>alter</w:t>
      </w:r>
      <w:proofErr w:type="gramEnd"/>
      <w:r w:rsidRPr="002F32AC">
        <w:rPr>
          <w:szCs w:val="22"/>
        </w:rPr>
        <w:t xml:space="preserve">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545BD7">
      <w:pPr>
        <w:pStyle w:val="StyleHeading1Before0pt"/>
        <w:rPr>
          <w:sz w:val="22"/>
          <w:szCs w:val="22"/>
        </w:rPr>
      </w:pPr>
      <w:r w:rsidRPr="002F32AC">
        <w:rPr>
          <w:sz w:val="22"/>
          <w:szCs w:val="22"/>
        </w:rPr>
        <w:t>CUSTOMER RESPONSIBILITIES</w:t>
      </w:r>
    </w:p>
    <w:p w14:paraId="0B47163A" w14:textId="563C3B09" w:rsidR="004238F2" w:rsidRPr="002F32AC" w:rsidRDefault="004238F2">
      <w:pPr>
        <w:pStyle w:val="Heading2"/>
        <w:ind w:left="0" w:firstLine="720"/>
        <w:rPr>
          <w:szCs w:val="22"/>
        </w:rPr>
      </w:pPr>
      <w:r w:rsidRPr="002F32AC">
        <w:rPr>
          <w:szCs w:val="22"/>
          <w:u w:val="none"/>
        </w:rPr>
        <w:t>Contract Execution</w:t>
      </w:r>
      <w:r w:rsidRPr="002F32AC">
        <w:rPr>
          <w:szCs w:val="22"/>
        </w:rPr>
        <w:t>.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0A19968F" w:rsidR="004238F2" w:rsidRPr="002F32AC" w:rsidRDefault="004238F2">
      <w:pPr>
        <w:pStyle w:val="Heading2"/>
        <w:ind w:left="0" w:firstLine="720"/>
        <w:rPr>
          <w:szCs w:val="22"/>
        </w:rPr>
      </w:pPr>
      <w:r w:rsidRPr="002F32AC">
        <w:rPr>
          <w:szCs w:val="22"/>
          <w:u w:val="none"/>
        </w:rPr>
        <w:t>Customer Furnished Data</w:t>
      </w:r>
      <w:r w:rsidRPr="002F32AC">
        <w:rPr>
          <w:szCs w:val="22"/>
        </w:rPr>
        <w:t xml:space="preserve">.  Prior to delivery of the Aircraft to MRO, Customer shall provide to MRO one set of technical data in paper, and when possible,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w:t>
      </w:r>
      <w:proofErr w:type="gramStart"/>
      <w:r w:rsidRPr="002F32AC">
        <w:rPr>
          <w:szCs w:val="22"/>
        </w:rPr>
        <w:t>training</w:t>
      </w:r>
      <w:proofErr w:type="gramEnd"/>
      <w:r w:rsidRPr="002F32AC">
        <w:rPr>
          <w:szCs w:val="22"/>
        </w:rPr>
        <w:t xml:space="preserve"> and authorization for RII and Airworthiness releases for an adequate number of MRO personnel to complete the Service Agreement in the </w:t>
      </w:r>
      <w:r w:rsidR="00576E95">
        <w:rPr>
          <w:szCs w:val="22"/>
        </w:rPr>
        <w:t>pr</w:t>
      </w:r>
      <w:r w:rsidRPr="002F32AC">
        <w:rPr>
          <w:szCs w:val="22"/>
        </w:rPr>
        <w:t xml:space="preserve">escribed period of time.  Unless applicable law requires otherwise, all supplied data shall be returned to Customer within twenty (20) days after the later of (i) Redelivery of the Aircraft to Customer; or (ii) payment in full of all sums due to MRO for </w:t>
      </w:r>
      <w:r w:rsidR="00576E95">
        <w:rPr>
          <w:szCs w:val="22"/>
        </w:rPr>
        <w:t>Services performed</w:t>
      </w:r>
      <w:r w:rsidRPr="002F32AC">
        <w:rPr>
          <w:szCs w:val="22"/>
        </w:rPr>
        <w:t xml:space="preserve"> on the Aircraft.</w:t>
      </w:r>
      <w:r w:rsidR="00576E95">
        <w:rPr>
          <w:szCs w:val="22"/>
        </w:rPr>
        <w:t xml:space="preserve"> </w:t>
      </w:r>
      <w:del w:id="30" w:author="Jason Mann" w:date="2020-07-01T14:00:00Z">
        <w:r w:rsidR="00576E95">
          <w:rPr>
            <w:szCs w:val="22"/>
          </w:rPr>
          <w:delText>[SUBJECT TO TECHNICAL ADVISOR REVIEW.]</w:delText>
        </w:r>
      </w:del>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255CF0F5" w:rsidR="007E1DA5" w:rsidRPr="002F32AC" w:rsidRDefault="004238F2" w:rsidP="007E1DA5">
      <w:pPr>
        <w:pStyle w:val="Heading2"/>
        <w:ind w:left="0" w:firstLine="720"/>
        <w:rPr>
          <w:szCs w:val="22"/>
        </w:rPr>
      </w:pPr>
      <w:r w:rsidRPr="002F32AC">
        <w:rPr>
          <w:szCs w:val="22"/>
          <w:u w:val="none"/>
        </w:rPr>
        <w:t>Special Tooling</w:t>
      </w:r>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t>
      </w:r>
      <w:proofErr w:type="gramStart"/>
      <w:r w:rsidRPr="002F32AC">
        <w:rPr>
          <w:szCs w:val="22"/>
        </w:rPr>
        <w:t>work flow</w:t>
      </w:r>
      <w:proofErr w:type="gramEnd"/>
      <w:r w:rsidRPr="002F32AC">
        <w:rPr>
          <w:szCs w:val="22"/>
        </w:rPr>
        <w:t xml:space="preserve">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r w:rsidRPr="002F32AC">
        <w:rPr>
          <w:szCs w:val="22"/>
          <w:u w:val="none"/>
        </w:rPr>
        <w:t>Insurance</w:t>
      </w:r>
      <w:r w:rsidRPr="002F32AC">
        <w:rPr>
          <w:szCs w:val="22"/>
        </w:rPr>
        <w:t>. Customer shall maintain insurance as set forth below.</w:t>
      </w:r>
    </w:p>
    <w:p w14:paraId="5C7A1779" w14:textId="77777777" w:rsidR="004238F2" w:rsidRPr="002F32AC" w:rsidRDefault="004238F2" w:rsidP="004238F2">
      <w:pPr>
        <w:pStyle w:val="Heading2"/>
        <w:ind w:left="0" w:firstLine="720"/>
        <w:rPr>
          <w:szCs w:val="22"/>
        </w:rPr>
      </w:pPr>
      <w:r w:rsidRPr="002F32AC">
        <w:rPr>
          <w:szCs w:val="22"/>
          <w:u w:val="none"/>
        </w:rPr>
        <w:t>Removal of Aircraft</w:t>
      </w:r>
      <w:r w:rsidRPr="002F32AC">
        <w:rPr>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r w:rsidRPr="002F32AC">
        <w:rPr>
          <w:szCs w:val="22"/>
          <w:u w:val="none"/>
        </w:rPr>
        <w:t>Timely Payment</w:t>
      </w:r>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r w:rsidRPr="002F32AC">
        <w:rPr>
          <w:szCs w:val="22"/>
          <w:u w:val="none"/>
        </w:rPr>
        <w:t xml:space="preserve">Over and Above </w:t>
      </w:r>
      <w:r w:rsidR="001D4A5D">
        <w:rPr>
          <w:szCs w:val="22"/>
          <w:u w:val="none"/>
        </w:rPr>
        <w:t>Services</w:t>
      </w:r>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(i) 30 days from the invoice date, or (ii) prior to Redelivery of the Aircraft. </w:t>
      </w:r>
    </w:p>
    <w:p w14:paraId="1AD8597A" w14:textId="44493E3E" w:rsidR="004238F2" w:rsidRPr="002F32AC" w:rsidRDefault="004238F2" w:rsidP="004238F2">
      <w:pPr>
        <w:pStyle w:val="Heading2"/>
        <w:ind w:left="0" w:firstLine="720"/>
        <w:rPr>
          <w:szCs w:val="22"/>
        </w:rPr>
      </w:pPr>
      <w:r w:rsidRPr="00E6709A">
        <w:rPr>
          <w:szCs w:val="22"/>
          <w:u w:val="none"/>
        </w:rPr>
        <w:lastRenderedPageBreak/>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(the “Representative”)</w:t>
      </w:r>
      <w:r w:rsidRPr="00E6709A">
        <w:rPr>
          <w:szCs w:val="22"/>
        </w:rPr>
        <w:t xml:space="preserve">. All Representatives must be willing to execute </w:t>
      </w:r>
      <w:del w:id="31" w:author="Jason Mann" w:date="2020-07-01T14:00:00Z">
        <w:r w:rsidR="00576E95">
          <w:rPr>
            <w:szCs w:val="22"/>
          </w:rPr>
          <w:delText>a commercially reasonable</w:delText>
        </w:r>
      </w:del>
      <w:ins w:id="32" w:author="Jason Mann" w:date="2020-07-01T14:00:00Z">
        <w:r w:rsidRPr="00E6709A">
          <w:rPr>
            <w:szCs w:val="22"/>
          </w:rPr>
          <w:t>XYZ Inc.’s standard</w:t>
        </w:r>
      </w:ins>
      <w:r w:rsidRPr="00E6709A">
        <w:rPr>
          <w:szCs w:val="22"/>
        </w:rPr>
        <w:t xml:space="preserve"> indemnity and hold harmless agreement</w:t>
      </w:r>
      <w:del w:id="33" w:author="Jason Mann" w:date="2020-07-01T14:00:00Z">
        <w:r w:rsidR="00FA7EE6">
          <w:rPr>
            <w:rStyle w:val="FootnoteReference"/>
            <w:szCs w:val="22"/>
          </w:rPr>
          <w:footnoteReference w:id="2"/>
        </w:r>
      </w:del>
      <w:r w:rsidRPr="00E6709A">
        <w:rPr>
          <w:szCs w:val="22"/>
        </w:rPr>
        <w:t xml:space="preserve">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t>
      </w:r>
      <w:proofErr w:type="gramStart"/>
      <w:r w:rsidR="006F496B">
        <w:rPr>
          <w:szCs w:val="22"/>
        </w:rPr>
        <w:t>will comply fully with the Company Visitor Policy at all times</w:t>
      </w:r>
      <w:proofErr w:type="gramEnd"/>
      <w:r w:rsidR="006F496B">
        <w:rPr>
          <w:szCs w:val="22"/>
        </w:rPr>
        <w:t xml:space="preserve">.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xml:space="preserve">.  Customer agrees that all costs for test flights and the running of Aircraft engines for any reason, including but not limited to Airport Authority fees and taxes, crew, airport services, </w:t>
      </w:r>
      <w:proofErr w:type="gramStart"/>
      <w:r w:rsidRPr="002F32AC">
        <w:rPr>
          <w:szCs w:val="22"/>
        </w:rPr>
        <w:t>fuel</w:t>
      </w:r>
      <w:proofErr w:type="gramEnd"/>
      <w:r w:rsidRPr="002F32AC">
        <w:rPr>
          <w:szCs w:val="22"/>
        </w:rPr>
        <w:t xml:space="preserve">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r w:rsidRPr="002F32AC">
        <w:rPr>
          <w:szCs w:val="22"/>
          <w:u w:val="none"/>
        </w:rPr>
        <w:t>Certifications</w:t>
      </w:r>
      <w:r w:rsidRPr="002F32AC">
        <w:rPr>
          <w:szCs w:val="22"/>
        </w:rPr>
        <w:t>.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r w:rsidRPr="00211DFE">
        <w:rPr>
          <w:szCs w:val="22"/>
          <w:u w:val="none"/>
        </w:rPr>
        <w:t>Cargo</w:t>
      </w:r>
      <w:r w:rsidRPr="00211DFE">
        <w:rPr>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r w:rsidRPr="002F32AC">
        <w:rPr>
          <w:szCs w:val="22"/>
          <w:u w:val="none"/>
        </w:rPr>
        <w:t>Services</w:t>
      </w:r>
      <w:r w:rsidRPr="002F32AC">
        <w:rPr>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731CE736" w:rsidR="00FA7EE6" w:rsidRPr="00DE4850" w:rsidRDefault="00FA7EE6" w:rsidP="007C2251">
      <w:pPr>
        <w:pStyle w:val="Heading2"/>
        <w:ind w:left="0" w:firstLine="720"/>
      </w:pPr>
      <w:r w:rsidRPr="007C2251">
        <w:rPr>
          <w:szCs w:val="22"/>
          <w:u w:val="none"/>
        </w:rPr>
        <w:t>Service Standard</w:t>
      </w:r>
      <w:r w:rsidRPr="007C2251">
        <w:rPr>
          <w:szCs w:val="22"/>
        </w:rPr>
        <w:t xml:space="preserve">.  MRO </w:t>
      </w:r>
      <w:r>
        <w:t xml:space="preserve">will perform and certify the Service in accordance with (i) </w:t>
      </w:r>
      <w:r w:rsidR="00884FD0">
        <w:t xml:space="preserve">all applicable laws and regulations (including those of the FAA), (ii) </w:t>
      </w:r>
      <w:r>
        <w:t>MRO's working procedures</w:t>
      </w:r>
      <w:r w:rsidR="00DE4850">
        <w:t xml:space="preserve"> as </w:t>
      </w:r>
      <w:ins w:id="35" w:author="Jason Mann" w:date="2020-07-01T14:00:00Z">
        <w:r w:rsidR="00DE4850">
          <w:t>defined in the RSM are</w:t>
        </w:r>
        <w:r>
          <w:t xml:space="preserve"> </w:t>
        </w:r>
      </w:ins>
      <w:r>
        <w:t>approved by the FAA</w:t>
      </w:r>
      <w:r w:rsidR="00884FD0">
        <w:t>,</w:t>
      </w:r>
      <w:r>
        <w:t xml:space="preserve"> (ii</w:t>
      </w:r>
      <w:r w:rsidR="00884FD0">
        <w:t>i</w:t>
      </w:r>
      <w:r>
        <w:t xml:space="preserve">) </w:t>
      </w:r>
      <w:del w:id="36" w:author="Jason Mann" w:date="2020-07-01T14:00:00Z">
        <w:r>
          <w:delText>[FAR Part 145 approval certificate and maintenance manual];</w:delText>
        </w:r>
        <w:r>
          <w:rPr>
            <w:rStyle w:val="FootnoteReference"/>
          </w:rPr>
          <w:footnoteReference w:id="3"/>
        </w:r>
      </w:del>
      <w:ins w:id="38" w:author="Jason Mann" w:date="2020-07-01T14:00:00Z">
        <w:r w:rsidR="00DE4850">
          <w:t>Air Agency Certificate number OMJR606K</w:t>
        </w:r>
        <w:r>
          <w:t>;</w:t>
        </w:r>
      </w:ins>
      <w:r>
        <w:t xml:space="preserve"> and (i</w:t>
      </w:r>
      <w:r w:rsidR="00884FD0">
        <w:t>v</w:t>
      </w:r>
      <w:r>
        <w:t>) manufacturer's specifications, using only airworthy material.</w:t>
      </w:r>
      <w:r w:rsidR="00884FD0">
        <w:t xml:space="preserve">  MRO hereby represents that it has, and agrees to maintain at all times during the Service Period, the necessary certifications, licenses and approvals under all applicable laws and regulations (including the </w:t>
      </w:r>
      <w:r w:rsidR="00884FD0">
        <w:lastRenderedPageBreak/>
        <w:t>FAA), in order to perform the Services in accordance with the terms of this GTA and the Service Agreement.</w:t>
      </w:r>
      <w:del w:id="39" w:author="Jason Mann" w:date="2020-07-01T14:00:00Z">
        <w:r w:rsidR="00747BC4">
          <w:rPr>
            <w:rStyle w:val="FootnoteReference"/>
          </w:rPr>
          <w:footnoteReference w:id="4"/>
        </w:r>
      </w:del>
    </w:p>
    <w:p w14:paraId="5EEB51E7" w14:textId="00834D41" w:rsidR="004238F2" w:rsidRPr="002F32AC" w:rsidRDefault="004238F2" w:rsidP="004238F2">
      <w:pPr>
        <w:pStyle w:val="Heading2"/>
        <w:ind w:left="0" w:firstLine="720"/>
        <w:rPr>
          <w:szCs w:val="22"/>
        </w:rPr>
      </w:pPr>
      <w:r w:rsidRPr="002F32AC">
        <w:rPr>
          <w:szCs w:val="22"/>
          <w:u w:val="none"/>
        </w:rPr>
        <w:t>Standard Tooling</w:t>
      </w:r>
      <w:r w:rsidRPr="002F32AC">
        <w:rPr>
          <w:szCs w:val="22"/>
        </w:rPr>
        <w:t xml:space="preserve">. MRO shall provide the tools, equipment, facilities, and labor normally required to accomplish the Service. </w:t>
      </w:r>
    </w:p>
    <w:p w14:paraId="04B1EAD5" w14:textId="0AB3B94D" w:rsidR="004238F2" w:rsidRPr="002F32AC" w:rsidRDefault="004238F2" w:rsidP="004238F2">
      <w:pPr>
        <w:pStyle w:val="Heading2"/>
        <w:ind w:left="0" w:firstLine="720"/>
        <w:rPr>
          <w:szCs w:val="22"/>
        </w:rPr>
      </w:pPr>
      <w:r w:rsidRPr="002F32AC">
        <w:rPr>
          <w:szCs w:val="22"/>
          <w:u w:val="none"/>
        </w:rPr>
        <w:t>Right to Subcontract</w:t>
      </w:r>
      <w:r w:rsidRPr="002F32AC">
        <w:rPr>
          <w:szCs w:val="22"/>
        </w:rPr>
        <w:t>. MRO reserves the right to subcontract any portion of Services it deems necessary and desirable to qualified maintenance providers. MRO 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 xml:space="preserve">while the Aircraft is at the Service Center.  MRO shall also provide the Representative with access to telephone, </w:t>
      </w:r>
      <w:proofErr w:type="gramStart"/>
      <w:r w:rsidRPr="002F32AC">
        <w:rPr>
          <w:szCs w:val="22"/>
        </w:rPr>
        <w:t>fax</w:t>
      </w:r>
      <w:proofErr w:type="gramEnd"/>
      <w:r w:rsidRPr="002F32AC">
        <w:rPr>
          <w:szCs w:val="22"/>
        </w:rPr>
        <w:t xml:space="preserve"> and internet connection for the duration of the Service Period.</w:t>
      </w:r>
      <w:r w:rsidR="003C1306">
        <w:rPr>
          <w:szCs w:val="22"/>
        </w:rPr>
        <w:t xml:space="preserve"> Long distance phone service will be </w:t>
      </w:r>
      <w:proofErr w:type="gramStart"/>
      <w:r w:rsidR="003C1306">
        <w:rPr>
          <w:szCs w:val="22"/>
        </w:rPr>
        <w:t>provided</w:t>
      </w:r>
      <w:proofErr w:type="gramEnd"/>
      <w:r w:rsidR="003C1306">
        <w:rPr>
          <w:szCs w:val="22"/>
        </w:rPr>
        <w:t xml:space="preserve"> and usage charged to Customer.</w:t>
      </w:r>
    </w:p>
    <w:p w14:paraId="7D6925F0" w14:textId="22E6B659" w:rsidR="00300A44" w:rsidRPr="002452B2" w:rsidRDefault="00300A44" w:rsidP="00545BD7">
      <w:pPr>
        <w:pStyle w:val="Heading2"/>
        <w:ind w:left="0" w:firstLine="720"/>
        <w:rPr>
          <w:szCs w:val="22"/>
        </w:rPr>
      </w:pPr>
      <w:r w:rsidRPr="002452B2">
        <w:rPr>
          <w:szCs w:val="22"/>
          <w:u w:val="none"/>
        </w:rPr>
        <w:t>Customer Parts and Materials requiring sizeable storage space</w:t>
      </w:r>
      <w:r w:rsidRPr="002452B2">
        <w:t>. A storage fee m</w:t>
      </w:r>
      <w:r w:rsidR="00B9366F">
        <w:t>ay be charged to Customer at MRO</w:t>
      </w:r>
      <w:r w:rsidRPr="002452B2">
        <w:t>’s then current Unused Parts &amp; Materials Storage Fee</w:t>
      </w:r>
      <w:del w:id="41" w:author="Jason Mann" w:date="2020-07-01T14:00:00Z">
        <w:r w:rsidR="00632FE8">
          <w:delText xml:space="preserve"> (if set forth in the Service Agreement)</w:delText>
        </w:r>
        <w:r w:rsidRPr="002452B2">
          <w:delText>,</w:delText>
        </w:r>
      </w:del>
      <w:ins w:id="42" w:author="Jason Mann" w:date="2020-07-01T14:00:00Z">
        <w:r w:rsidRPr="002452B2">
          <w:t>,</w:t>
        </w:r>
      </w:ins>
      <w:r w:rsidRPr="002452B2">
        <w:t xml:space="preserve"> and is applicable to (i)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pPr>
        <w:pStyle w:val="Heading2"/>
        <w:ind w:left="0" w:firstLine="720"/>
        <w:rPr>
          <w:szCs w:val="22"/>
        </w:rPr>
      </w:pPr>
      <w:r w:rsidRPr="00763C65">
        <w:rPr>
          <w:szCs w:val="22"/>
          <w:u w:val="none"/>
        </w:rPr>
        <w:t>Unused Parts &amp; Materials</w:t>
      </w:r>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pPr>
        <w:pStyle w:val="Heading2"/>
        <w:ind w:left="0" w:firstLine="720"/>
        <w:rPr>
          <w:szCs w:val="22"/>
        </w:rPr>
      </w:pPr>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pPr>
        <w:pStyle w:val="Heading2"/>
        <w:ind w:left="0" w:firstLine="720"/>
        <w:rPr>
          <w:szCs w:val="22"/>
        </w:rPr>
      </w:pPr>
      <w:r w:rsidRPr="002F32AC">
        <w:rPr>
          <w:szCs w:val="22"/>
          <w:u w:val="none"/>
        </w:rPr>
        <w:t>Insurance</w:t>
      </w:r>
      <w:r w:rsidRPr="002F32AC">
        <w:rPr>
          <w:szCs w:val="22"/>
        </w:rPr>
        <w:t>. MRO shall maintain the insurance set forth below.</w:t>
      </w:r>
    </w:p>
    <w:p w14:paraId="0D6ACBB5" w14:textId="33113F05" w:rsidR="004238F2" w:rsidRPr="002F32AC" w:rsidRDefault="004238F2">
      <w:pPr>
        <w:pStyle w:val="Heading2"/>
        <w:ind w:left="0" w:firstLine="720"/>
        <w:rPr>
          <w:szCs w:val="22"/>
        </w:rPr>
      </w:pPr>
      <w:r w:rsidRPr="002F32AC">
        <w:rPr>
          <w:szCs w:val="22"/>
          <w:u w:val="none"/>
        </w:rPr>
        <w:t>Travel</w:t>
      </w:r>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w:t>
      </w:r>
      <w:r w:rsidRPr="002F32AC">
        <w:rPr>
          <w:szCs w:val="22"/>
        </w:rPr>
        <w:lastRenderedPageBreak/>
        <w:t xml:space="preserve">and all </w:t>
      </w:r>
      <w:r w:rsidR="001D2A0E">
        <w:rPr>
          <w:szCs w:val="22"/>
        </w:rPr>
        <w:t xml:space="preserve">reasonable </w:t>
      </w:r>
      <w:r w:rsidRPr="002F32AC">
        <w:rPr>
          <w:szCs w:val="22"/>
        </w:rPr>
        <w:t>expenses incurred (including transportation costs, wait time, visas, immunizations and the like) shall be charged to and paid by Customer</w:t>
      </w:r>
      <w:ins w:id="43" w:author="Jason Mann" w:date="2020-07-01T14:00:00Z">
        <w:r w:rsidR="00B13B9B">
          <w:rPr>
            <w:szCs w:val="22"/>
          </w:rPr>
          <w:t xml:space="preserve">, </w:t>
        </w:r>
        <w:r w:rsidR="00B13B9B" w:rsidRPr="002F32AC">
          <w:rPr>
            <w:szCs w:val="22"/>
          </w:rPr>
          <w:t>including but not limited to costs associated with visas, permits, airport fees, taxes and duties</w:t>
        </w:r>
      </w:ins>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07EE3AEB" w:rsidR="004238F2" w:rsidRDefault="004238F2">
      <w:pPr>
        <w:pStyle w:val="Heading2"/>
        <w:spacing w:after="0"/>
        <w:ind w:left="0" w:firstLine="720"/>
        <w:rPr>
          <w:szCs w:val="22"/>
        </w:rPr>
        <w:pPrChange w:id="44" w:author="Jason Mann" w:date="2020-07-01T14:00:00Z">
          <w:pPr>
            <w:pStyle w:val="Heading2"/>
            <w:ind w:left="0" w:firstLine="720"/>
          </w:pPr>
        </w:pPrChange>
      </w:pPr>
      <w:r w:rsidRPr="002F32AC">
        <w:rPr>
          <w:szCs w:val="22"/>
          <w:u w:val="none"/>
        </w:rPr>
        <w:t>Delivery</w:t>
      </w:r>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w:t>
      </w:r>
      <w:proofErr w:type="gramStart"/>
      <w:r w:rsidRPr="002F32AC">
        <w:rPr>
          <w:szCs w:val="22"/>
        </w:rPr>
        <w:t>any and all</w:t>
      </w:r>
      <w:proofErr w:type="gramEnd"/>
      <w:r w:rsidRPr="002F32AC">
        <w:rPr>
          <w:szCs w:val="22"/>
        </w:rPr>
        <w:t xml:space="preserve"> governmental authorities and agencies. Customer will notify MRO of Aircraft Delivery at the Service Center with a minimum of 48-hours prior notice, even if a pre-determined arrival date has been agreed upon by the parties. Should the Aircraft be delayed </w:t>
      </w:r>
      <w:proofErr w:type="gramStart"/>
      <w:r w:rsidRPr="002F32AC">
        <w:rPr>
          <w:szCs w:val="22"/>
        </w:rPr>
        <w:t>in excess of</w:t>
      </w:r>
      <w:proofErr w:type="gramEnd"/>
      <w:r w:rsidRPr="002F32AC">
        <w:rPr>
          <w:szCs w:val="22"/>
        </w:rPr>
        <w:t xml:space="preserve"> </w:t>
      </w:r>
      <w:r w:rsidR="00ED1942">
        <w:rPr>
          <w:szCs w:val="22"/>
        </w:rPr>
        <w:t>7 days</w:t>
      </w:r>
      <w:r w:rsidRPr="002F32AC">
        <w:rPr>
          <w:szCs w:val="22"/>
        </w:rPr>
        <w:t xml:space="preserve">, re-scheduling of the Services may be necessary if that Service Slot has been assigned to another customer.   In such case, MRO will assign Customer an alternative Service Slot as early as possible.  The parties shall execute a "Delivery Receipt" substantially </w:t>
      </w:r>
      <w:proofErr w:type="gramStart"/>
      <w:r w:rsidRPr="002F32AC">
        <w:rPr>
          <w:szCs w:val="22"/>
        </w:rPr>
        <w:t>similar to</w:t>
      </w:r>
      <w:proofErr w:type="gramEnd"/>
      <w:r w:rsidRPr="002F32AC">
        <w:rPr>
          <w:szCs w:val="22"/>
        </w:rPr>
        <w:t xml:space="preserve"> Exhibit A hereto. The Representative</w:t>
      </w:r>
      <w:ins w:id="45" w:author="Jason Mann" w:date="2020-07-01T14:00:00Z">
        <w:r w:rsidR="00CA6FAE">
          <w:rPr>
            <w:szCs w:val="22"/>
          </w:rPr>
          <w:t xml:space="preserve">, or flight crew if no Representative is </w:t>
        </w:r>
        <w:proofErr w:type="gramStart"/>
        <w:r w:rsidR="00CA6FAE">
          <w:rPr>
            <w:szCs w:val="22"/>
          </w:rPr>
          <w:t xml:space="preserve">available, </w:t>
        </w:r>
      </w:ins>
      <w:r w:rsidRPr="002F32AC">
        <w:rPr>
          <w:szCs w:val="22"/>
        </w:rPr>
        <w:t xml:space="preserve"> is</w:t>
      </w:r>
      <w:proofErr w:type="gramEnd"/>
      <w:r w:rsidRPr="002F32AC">
        <w:rPr>
          <w:szCs w:val="22"/>
        </w:rPr>
        <w:t xml:space="preserve">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 xml:space="preserve">the Aircraft. </w:t>
      </w:r>
      <w:del w:id="46" w:author="Jason Mann" w:date="2020-07-01T14:00:00Z">
        <w:r w:rsidRPr="002F32AC">
          <w:rPr>
            <w:szCs w:val="22"/>
          </w:rPr>
          <w:delText xml:space="preserve">XYZ Inc. shall take commercially reasonable actions to ensure that the Aircraft is properly parked in a safe and secure manner without discrimination against the Aircraft, but will otherwise</w:delText>
        </w:r>
        <w:r w:rsidR="009D6451">
          <w:rPr>
            <w:szCs w:val="22"/>
          </w:rPr>
          <w:delText/>
        </w:r>
      </w:del>
      <w:ins w:id="47" w:author="Jason Mann" w:date="2020-07-01T14:00:00Z">
        <w:r w:rsidRPr="002F32AC">
          <w:rPr>
            <w:szCs w:val="22"/>
          </w:rPr>
          <w:t>XYZ Inc. shall</w:t>
        </w:r>
      </w:ins>
      <w:r w:rsidRPr="002F32AC">
        <w:rPr>
          <w:szCs w:val="22"/>
        </w:rPr>
        <w:t xml:space="preserve"> have no liability for loss or damage to the Aircraft, whether under a tort, contract, bailment, or other basis, and no duty to provide security or to otherwise provide for the safe keeping of the Aircraft until the parties have executed a Service Agreement.</w:t>
      </w:r>
    </w:p>
    <w:p w14:paraId="1116C7EF" w14:textId="77777777" w:rsidR="00480B29" w:rsidRPr="00480B29" w:rsidRDefault="00480B29" w:rsidP="00480B29">
      <w:pPr>
        <w:rPr>
          <w:ins w:id="48" w:author="Jason Mann" w:date="2020-07-01T14:00:00Z"/>
        </w:rPr>
      </w:pPr>
    </w:p>
    <w:p w14:paraId="0B571922" w14:textId="0F89336D" w:rsidR="004238F2" w:rsidRPr="00F47C39" w:rsidRDefault="004238F2" w:rsidP="00545BD7">
      <w:pPr>
        <w:pStyle w:val="Heading2"/>
        <w:ind w:left="0" w:firstLine="720"/>
        <w:rPr>
          <w:szCs w:val="22"/>
        </w:rPr>
      </w:pPr>
      <w:r w:rsidRPr="00F47C39">
        <w:rPr>
          <w:szCs w:val="22"/>
          <w:u w:val="none"/>
        </w:rPr>
        <w:t>Redelivery.</w:t>
      </w:r>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commentRangeStart w:id="49"/>
      <w:commentRangeEnd w:id="49"/>
      <w:del w:id="50" w:author="Jason Mann" w:date="2020-07-01T14:00:00Z">
        <w:r w:rsidR="007C2251">
          <w:rPr>
            <w:rStyle w:val="CommentReference"/>
            <w:bCs w:val="0"/>
          </w:rPr>
          <w:commentReference w:id="49"/>
        </w:r>
        <w:r w:rsidRPr="00F47C39">
          <w:rPr>
            <w:szCs w:val="22"/>
          </w:rPr>
          <w:delText xml:space="preserve"> </w:delText>
        </w:r>
      </w:del>
      <w:r w:rsidR="00B13B9B">
        <w:rPr>
          <w:szCs w:val="22"/>
        </w:rPr>
        <w:t xml:space="preserve"> </w:t>
      </w:r>
      <w:r w:rsidR="007C2251">
        <w:rPr>
          <w:szCs w:val="22"/>
        </w:rPr>
        <w:t xml:space="preserve">No later than </w:t>
      </w:r>
      <w:del w:id="51" w:author="Jason Mann" w:date="2020-07-01T14:00:00Z">
        <w:r w:rsidR="007C2251">
          <w:rPr>
            <w:szCs w:val="22"/>
          </w:rPr>
          <w:delText>[five (5)]</w:delText>
        </w:r>
      </w:del>
      <w:ins w:id="52" w:author="Jason Mann" w:date="2020-07-01T14:00:00Z">
        <w:r w:rsidR="00480B29">
          <w:rPr>
            <w:szCs w:val="22"/>
          </w:rPr>
          <w:t>three (3)</w:t>
        </w:r>
      </w:ins>
      <w:r w:rsidR="00480B29">
        <w:rPr>
          <w:szCs w:val="22"/>
        </w:rPr>
        <w:t xml:space="preserve"> </w:t>
      </w:r>
      <w:r w:rsidR="007C2251">
        <w:rPr>
          <w:szCs w:val="22"/>
        </w:rPr>
        <w:t xml:space="preserve">business days prior the date on which MRO anticipates the Redelivery of the Aircraft, </w:t>
      </w:r>
      <w:del w:id="53" w:author="Jason Mann" w:date="2020-07-01T14:00:00Z">
        <w:r w:rsidR="007C2251">
          <w:rPr>
            <w:szCs w:val="22"/>
          </w:rPr>
          <w:delText xml:space="preserve">and in any event no later than [five (5)] business days prior to the end of the Service Period, </w:delText>
        </w:r>
      </w:del>
      <w:r w:rsidR="007C2251">
        <w:rPr>
          <w:szCs w:val="22"/>
        </w:rPr>
        <w:t>MRO will deliver to Customer the Redelivery Notice.</w:t>
      </w:r>
      <w:del w:id="54" w:author="Jason Mann" w:date="2020-07-01T14:00:00Z">
        <w:r w:rsidR="007C2251">
          <w:rPr>
            <w:szCs w:val="22"/>
          </w:rPr>
          <w:delText xml:space="preserve">  If XYZ Inc. does not redeliver that Aircraft to the Customer on or before seven (7) days after such scheduled Redelivery Date, then XYZ Inc. will pay to Customer, as liquidated damages, 0.5% of each fixed labor charge for each day starting on and including the first (1st) day after such scheduled Redelivery Date and ending on but excluding the date on which the Aircraft is actually redelivered to Customer in conformity with this Agreement, provided that the aggregate amount of liquidated damages XYZ Inc. is liable for pursuant to this section will not exceed the total amount of the fixed labor charge. </w:delText>
        </w:r>
        <w:r w:rsidR="007C2251" w:rsidRPr="007C2251">
          <w:rPr>
            <w:szCs w:val="22"/>
          </w:rPr>
          <w:delText xml:space="preserve"/>
        </w:r>
        <w:r w:rsidR="007C2251">
          <w:rPr>
            <w:szCs w:val="22"/>
          </w:rPr>
          <w:delText xml:space="preserve"/>
        </w:r>
        <w:r w:rsidR="007C2251" w:rsidRPr="007C2251">
          <w:rPr>
            <w:szCs w:val="22"/>
          </w:rPr>
          <w:delText xml:space="preserve"/>
        </w:r>
        <w:commentRangeStart w:id="55"/>
        <w:r w:rsidR="007C2251" w:rsidRPr="007C2251">
          <w:rPr>
            <w:szCs w:val="22"/>
          </w:rPr>
          <w:delText/>
        </w:r>
        <w:commentRangeEnd w:id="55"/>
        <w:r w:rsidR="00551397">
          <w:rPr>
            <w:rStyle w:val="CommentReference"/>
            <w:bCs w:val="0"/>
          </w:rPr>
          <w:commentReference w:id="55"/>
        </w:r>
        <w:r w:rsidR="007C2251" w:rsidRPr="007C2251">
          <w:rPr>
            <w:szCs w:val="22"/>
          </w:rPr>
          <w:delText xml:space="preserve"/>
        </w:r>
        <w:r w:rsidR="007C2251">
          <w:rPr>
            <w:szCs w:val="22"/>
          </w:rPr>
          <w:delText/>
        </w:r>
        <w:r w:rsidR="007C2251" w:rsidRPr="007C2251">
          <w:rPr>
            <w:szCs w:val="22"/>
          </w:rPr>
          <w:delText xml:space="preserve"/>
        </w:r>
        <w:r w:rsidR="00551397">
          <w:rPr>
            <w:szCs w:val="22"/>
          </w:rPr>
          <w:delText xml:space="preserve"/>
        </w:r>
        <w:r w:rsidR="007C2251" w:rsidRPr="007C2251">
          <w:rPr>
            <w:szCs w:val="22"/>
          </w:rPr>
          <w:delText/>
        </w:r>
        <w:r w:rsidR="007C2251" w:rsidRPr="00C73656">
          <w:rPr>
            <w:szCs w:val="22"/>
            <w:vertAlign w:val="superscript"/>
          </w:rPr>
          <w:delText/>
        </w:r>
        <w:r w:rsidR="007C2251" w:rsidRPr="007C2251">
          <w:rPr>
            <w:szCs w:val="22"/>
          </w:rPr>
          <w:delText xml:space="preserve"/>
        </w:r>
        <w:r w:rsidR="00551397">
          <w:rPr>
            <w:szCs w:val="22"/>
          </w:rPr>
          <w:delText/>
        </w:r>
        <w:r w:rsidR="007C2251" w:rsidRPr="007C2251">
          <w:rPr>
            <w:szCs w:val="22"/>
          </w:rPr>
          <w:delText xml:space="preserve"/>
        </w:r>
        <w:r w:rsidR="00551397">
          <w:rPr>
            <w:szCs w:val="22"/>
          </w:rPr>
          <w:delText xml:space="preserve"/>
        </w:r>
        <w:r w:rsidR="007C2251" w:rsidRPr="007C2251">
          <w:rPr>
            <w:szCs w:val="22"/>
          </w:rPr>
          <w:delText/>
        </w:r>
        <w:r w:rsidR="00551397">
          <w:rPr>
            <w:szCs w:val="22"/>
          </w:rPr>
          <w:delText xml:space="preserve"/>
        </w:r>
        <w:r w:rsidR="007C2251" w:rsidRPr="007C2251">
          <w:rPr>
            <w:szCs w:val="22"/>
          </w:rPr>
          <w:delText xml:space="preserve"/>
        </w:r>
        <w:r w:rsidR="00551397">
          <w:rPr>
            <w:szCs w:val="22"/>
          </w:rPr>
          <w:delText xml:space="preserve"/>
        </w:r>
        <w:r w:rsidR="007C2251" w:rsidRPr="007C2251">
          <w:rPr>
            <w:szCs w:val="22"/>
          </w:rPr>
          <w:delText xml:space="preserve"/>
        </w:r>
        <w:r w:rsidR="00551397">
          <w:rPr>
            <w:szCs w:val="22"/>
          </w:rPr>
          <w:delText xml:space="preserve"/>
        </w:r>
        <w:r w:rsidR="007C2251" w:rsidRPr="007C2251">
          <w:rPr>
            <w:szCs w:val="22"/>
          </w:rPr>
          <w:delText/>
        </w:r>
        <w:r w:rsidR="00551397">
          <w:rPr>
            <w:szCs w:val="22"/>
          </w:rPr>
          <w:delText xml:space="preserve"/>
        </w:r>
        <w:r w:rsidR="007C2251" w:rsidRPr="007C2251">
          <w:rPr>
            <w:szCs w:val="22"/>
          </w:rPr>
          <w:delText xml:space="preserve"/>
        </w:r>
      </w:del>
      <w:r w:rsidR="007C2251">
        <w:rPr>
          <w:szCs w:val="22"/>
        </w:rPr>
        <w:t xml:space="preserve"> </w:t>
      </w:r>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w:t>
      </w:r>
      <w:del w:id="56" w:author="Jason Mann" w:date="2020-07-01T14:00:00Z">
        <w:r w:rsidR="003B16BF">
          <w:rPr>
            <w:szCs w:val="22"/>
          </w:rPr>
          <w:delText xml:space="preserve"> XYZ Inc. shall take commercially reasonable actions to ensure that the Aircraft is properly parked in a safe and secure manner without discrimination against the Aircraft, and otherwise, </w:delText>
        </w:r>
      </w:del>
      <w:r w:rsidRPr="00F47C39">
        <w:rPr>
          <w:szCs w:val="22"/>
        </w:rPr>
        <w:t xml:space="preserve">MRO’s liability for loss or damage to the Aircraft, whether under a tort, contract, bailment, or other basis, and MRO’s duty to provide security or to otherwise provide for the safe keeping of the Aircraft shall cease after </w:t>
      </w:r>
      <w:r w:rsidR="003B16BF">
        <w:rPr>
          <w:szCs w:val="22"/>
        </w:rPr>
        <w:t xml:space="preserve">the date by which Customer is required to remove the </w:t>
      </w:r>
      <w:r w:rsidR="003B16BF">
        <w:rPr>
          <w:szCs w:val="22"/>
        </w:rPr>
        <w:lastRenderedPageBreak/>
        <w:t>Aircraft in accordance with §3.7</w:t>
      </w:r>
      <w:r w:rsidRPr="00F47C39">
        <w:rPr>
          <w:szCs w:val="22"/>
        </w:rPr>
        <w:t xml:space="preserve">. </w:t>
      </w:r>
      <w:r w:rsidR="003025A3" w:rsidRPr="00F47C39">
        <w:rPr>
          <w:szCs w:val="22"/>
        </w:rPr>
        <w:t xml:space="preserve">The parties shall execute a "Redelivery Receipt" substantially </w:t>
      </w:r>
      <w:proofErr w:type="gramStart"/>
      <w:r w:rsidR="003025A3" w:rsidRPr="00F47C39">
        <w:rPr>
          <w:szCs w:val="22"/>
        </w:rPr>
        <w:t>similar to</w:t>
      </w:r>
      <w:proofErr w:type="gramEnd"/>
      <w:r w:rsidR="003025A3" w:rsidRPr="00F47C39">
        <w:rPr>
          <w:szCs w:val="22"/>
        </w:rPr>
        <w:t xml:space="preserve">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 xml:space="preserve">days of Customer being invoiced for same.  In connection with Redelivery of the Aircraft, Customer shall be responsible for coordinating with, obtaining the approval of, submitting all documentation required by </w:t>
      </w:r>
      <w:del w:id="57" w:author="Jason Mann" w:date="2020-07-01T14:00:00Z">
        <w:r w:rsidRPr="00F47C39">
          <w:rPr>
            <w:szCs w:val="22"/>
          </w:rPr>
          <w:delText xml:space="preserve">and paying all costs imposed by </w:delText>
        </w:r>
      </w:del>
      <w:r w:rsidRPr="00F47C39">
        <w:rPr>
          <w:szCs w:val="22"/>
        </w:rPr>
        <w:t>any and all governmental authorities and agencies</w:t>
      </w:r>
      <w:r w:rsidR="00877484">
        <w:rPr>
          <w:szCs w:val="22"/>
        </w:rPr>
        <w:t xml:space="preserve"> in connection with the removal of the Aircraft from the Service Center</w:t>
      </w:r>
      <w:ins w:id="58" w:author="Jason Mann" w:date="2020-07-01T14:00:00Z">
        <w:r w:rsidR="00E9395B">
          <w:rPr>
            <w:szCs w:val="22"/>
          </w:rPr>
          <w:t xml:space="preserve"> and</w:t>
        </w:r>
        <w:r w:rsidR="00E9395B" w:rsidRPr="00F47C39">
          <w:rPr>
            <w:szCs w:val="22"/>
          </w:rPr>
          <w:t xml:space="preserve"> paying all costs imposed by any and all governmental authorities and agencies</w:t>
        </w:r>
      </w:ins>
      <w:r w:rsidR="00E9395B">
        <w:rPr>
          <w:szCs w:val="22"/>
        </w:rPr>
        <w:t>.</w:t>
      </w:r>
    </w:p>
    <w:p w14:paraId="276BF669" w14:textId="77777777" w:rsidR="004238F2" w:rsidRPr="002F32AC" w:rsidRDefault="004238F2" w:rsidP="00545BD7">
      <w:pPr>
        <w:pStyle w:val="StyleHeading1Before0pt"/>
        <w:rPr>
          <w:sz w:val="22"/>
          <w:szCs w:val="22"/>
        </w:rPr>
      </w:pPr>
      <w:r w:rsidRPr="002F32AC">
        <w:rPr>
          <w:sz w:val="22"/>
          <w:szCs w:val="22"/>
        </w:rPr>
        <w:t>CHARGES AND TERMS OF PAYMENT</w:t>
      </w:r>
    </w:p>
    <w:p w14:paraId="73D8D170" w14:textId="77777777" w:rsidR="004238F2" w:rsidRPr="002F32AC" w:rsidRDefault="004238F2">
      <w:pPr>
        <w:pStyle w:val="Heading2"/>
        <w:ind w:left="0" w:firstLine="720"/>
        <w:rPr>
          <w:szCs w:val="22"/>
        </w:rPr>
      </w:pPr>
      <w:r w:rsidRPr="002F32AC">
        <w:rPr>
          <w:szCs w:val="22"/>
          <w:u w:val="none"/>
        </w:rPr>
        <w:t>Invoicing and Payment</w:t>
      </w:r>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pPr>
        <w:pStyle w:val="Heading2"/>
        <w:ind w:left="0" w:firstLine="720"/>
        <w:rPr>
          <w:szCs w:val="22"/>
        </w:rPr>
      </w:pPr>
      <w:r w:rsidRPr="002F32AC">
        <w:rPr>
          <w:szCs w:val="22"/>
          <w:u w:val="none"/>
        </w:rPr>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r w:rsidRPr="002F32AC">
        <w:rPr>
          <w:szCs w:val="22"/>
          <w:u w:val="none"/>
        </w:rPr>
        <w:t>Disputed Charges</w:t>
      </w:r>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MRO invoices, to the extent they include charges for parts, materials, or </w:t>
      </w:r>
      <w:proofErr w:type="gramStart"/>
      <w:r w:rsidR="007B0C52" w:rsidRPr="007B0C52">
        <w:rPr>
          <w:color w:val="000000"/>
          <w:szCs w:val="22"/>
        </w:rPr>
        <w:t>third party</w:t>
      </w:r>
      <w:proofErr w:type="gramEnd"/>
      <w:r w:rsidR="007B0C52" w:rsidRPr="007B0C52">
        <w:rPr>
          <w:color w:val="000000"/>
          <w:szCs w:val="22"/>
        </w:rPr>
        <w:t xml:space="preserve">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61FF76A4" w:rsidR="004238F2" w:rsidRPr="002F32AC" w:rsidRDefault="00885B52" w:rsidP="003D1164">
      <w:pPr>
        <w:pStyle w:val="Heading2"/>
        <w:ind w:left="0" w:firstLine="720"/>
        <w:rPr>
          <w:szCs w:val="22"/>
        </w:rPr>
      </w:pPr>
      <w:commentRangeStart w:id="59"/>
      <w:commentRangeEnd w:id="59"/>
      <w:r>
        <w:rPr>
          <w:rStyle w:val="CommentReference"/>
          <w:bCs w:val="0"/>
        </w:rPr>
        <w:commentReference w:id="59"/>
      </w:r>
      <w:r w:rsidR="003D1164">
        <w:rPr>
          <w:szCs w:val="22"/>
          <w:u w:val="none"/>
        </w:rPr>
        <w:t>L</w:t>
      </w:r>
      <w:r w:rsidR="004238F2" w:rsidRPr="002F32AC">
        <w:rPr>
          <w:szCs w:val="22"/>
          <w:u w:val="none"/>
        </w:rPr>
        <w:t>ien Rights</w:t>
      </w:r>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del w:id="60" w:author="Jason Mann" w:date="2020-07-01T14:00:00Z">
        <w:r w:rsidR="00E156A6">
          <w:rPr>
            <w:szCs w:val="22"/>
          </w:rPr>
          <w:delText>and</w:delText>
        </w:r>
      </w:del>
      <w:ins w:id="61" w:author="Jason Mann" w:date="2020-07-01T14:00:00Z">
        <w:r w:rsidR="00B13B9B">
          <w:rPr>
            <w:szCs w:val="22"/>
          </w:rPr>
          <w:t>or</w:t>
        </w:r>
      </w:ins>
      <w:r w:rsidR="00B13B9B">
        <w:rPr>
          <w:szCs w:val="22"/>
        </w:rPr>
        <w:t xml:space="preserve">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 xml:space="preserve">MRO shall not be liable for any </w:t>
      </w:r>
      <w:ins w:id="62" w:author="Jason Mann" w:date="2020-07-01T14:00:00Z">
        <w:r w:rsidR="004238F2" w:rsidRPr="002F32AC">
          <w:rPr>
            <w:szCs w:val="22"/>
          </w:rPr>
          <w:t xml:space="preserve">losses, penalties, </w:t>
        </w:r>
      </w:ins>
      <w:r w:rsidR="004238F2" w:rsidRPr="002F32AC">
        <w:rPr>
          <w:szCs w:val="22"/>
        </w:rPr>
        <w:t>damages</w:t>
      </w:r>
      <w:ins w:id="63" w:author="Jason Mann" w:date="2020-07-01T14:00:00Z">
        <w:r w:rsidR="004238F2" w:rsidRPr="002F32AC">
          <w:rPr>
            <w:szCs w:val="22"/>
          </w:rPr>
          <w:t>, or other charges</w:t>
        </w:r>
        <w:r w:rsidR="00B13B9B">
          <w:rPr>
            <w:szCs w:val="22"/>
          </w:rPr>
          <w:t>, including those due</w:t>
        </w:r>
      </w:ins>
      <w:r w:rsidR="004238F2" w:rsidRPr="002F32AC">
        <w:rPr>
          <w:szCs w:val="22"/>
        </w:rPr>
        <w:t xml:space="preserve"> </w:t>
      </w:r>
      <w:r>
        <w:rPr>
          <w:szCs w:val="22"/>
        </w:rPr>
        <w:t>under §5.2</w:t>
      </w:r>
      <w:ins w:id="64" w:author="Jason Mann" w:date="2020-07-01T14:00:00Z">
        <w:r w:rsidR="00B13B9B">
          <w:rPr>
            <w:szCs w:val="22"/>
          </w:rPr>
          <w:t>,</w:t>
        </w:r>
      </w:ins>
      <w:r>
        <w:rPr>
          <w:szCs w:val="22"/>
        </w:rPr>
        <w:t xml:space="preserve"> </w:t>
      </w:r>
      <w:r w:rsidR="004238F2" w:rsidRPr="002F32AC">
        <w:rPr>
          <w:szCs w:val="22"/>
        </w:rPr>
        <w:t xml:space="preserve">for any delay in Redelivery of the Aircraft due to MRO's retention of possession of the Aircraft </w:t>
      </w:r>
      <w:r>
        <w:rPr>
          <w:szCs w:val="22"/>
        </w:rPr>
        <w:t>in accordance with this §6.4</w:t>
      </w:r>
      <w:del w:id="65" w:author="Jason Mann" w:date="2020-07-01T14:00:00Z">
        <w:r w:rsidR="004238F2" w:rsidRPr="002F32AC">
          <w:rPr>
            <w:szCs w:val="22"/>
          </w:rPr>
          <w:delText>.</w:delText>
        </w:r>
      </w:del>
      <w:ins w:id="66" w:author="Jason Mann" w:date="2020-07-01T14:00:00Z">
        <w:r w:rsidR="00B13B9B">
          <w:rPr>
            <w:szCs w:val="22"/>
          </w:rPr>
          <w:t xml:space="preserve"> or XYZ Inc.’s lien rights. </w:t>
        </w:r>
      </w:ins>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20776F4F" w:rsidR="004238F2" w:rsidRPr="002F32AC" w:rsidRDefault="004238F2" w:rsidP="004238F2">
      <w:pPr>
        <w:pStyle w:val="Heading2"/>
        <w:ind w:left="0" w:firstLine="720"/>
        <w:rPr>
          <w:szCs w:val="22"/>
        </w:rPr>
      </w:pPr>
      <w:r w:rsidRPr="002F32AC">
        <w:rPr>
          <w:szCs w:val="22"/>
          <w:u w:val="none"/>
        </w:rPr>
        <w:t>Third Party Liens</w:t>
      </w:r>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del w:id="67" w:author="Jason Mann" w:date="2020-07-01T14:00:00Z">
        <w:r w:rsidR="00885B52">
          <w:rPr>
            <w:szCs w:val="22"/>
          </w:rPr>
          <w:delText>and</w:delText>
        </w:r>
      </w:del>
      <w:ins w:id="68" w:author="Jason Mann" w:date="2020-07-01T14:00:00Z">
        <w:r w:rsidR="00B13B9B">
          <w:rPr>
            <w:szCs w:val="22"/>
          </w:rPr>
          <w:t>or</w:t>
        </w:r>
      </w:ins>
      <w:r w:rsidR="00B13B9B">
        <w:rPr>
          <w:szCs w:val="22"/>
        </w:rPr>
        <w:t xml:space="preserve"> </w:t>
      </w:r>
      <w:r w:rsidR="00885B52">
        <w:rPr>
          <w:szCs w:val="22"/>
        </w:rPr>
        <w:t>the Service Agreement</w:t>
      </w:r>
      <w:r w:rsidRPr="002F32AC">
        <w:rPr>
          <w:szCs w:val="22"/>
        </w:rPr>
        <w:t xml:space="preserve">. </w:t>
      </w:r>
    </w:p>
    <w:p w14:paraId="366E6C05" w14:textId="6C408B3F" w:rsidR="004238F2" w:rsidRPr="002F32AC" w:rsidRDefault="00B935F6" w:rsidP="004238F2">
      <w:pPr>
        <w:pStyle w:val="Heading2"/>
        <w:ind w:left="0" w:firstLine="720"/>
        <w:rPr>
          <w:szCs w:val="22"/>
        </w:rPr>
      </w:pPr>
      <w:del w:id="69" w:author="Jason Mann" w:date="2020-07-01T14:00:00Z">
        <w:r>
          <w:rPr>
            <w:szCs w:val="22"/>
            <w:u w:val="single"/>
          </w:rPr>
          <w:lastRenderedPageBreak/>
          <w:delText xml:space="preserve">Past-Due </w:delText>
        </w:r>
      </w:del>
      <w:r w:rsidR="00F0127A">
        <w:rPr>
          <w:szCs w:val="22"/>
          <w:u w:val="none"/>
        </w:rPr>
        <w:t>Interest</w:t>
      </w:r>
      <w:commentRangeStart w:id="70"/>
      <w:del w:id="71" w:author="Jason Mann" w:date="2020-07-01T14:00:00Z">
        <w:r w:rsidR="004238F2" w:rsidRPr="002F32AC">
          <w:rPr>
            <w:szCs w:val="22"/>
          </w:rPr>
          <w:delText xml:space="preserve">. </w:delText>
        </w:r>
        <w:commentRangeEnd w:id="70"/>
        <w:r w:rsidR="00905BA2">
          <w:rPr>
            <w:rStyle w:val="CommentReference"/>
            <w:bCs w:val="0"/>
          </w:rPr>
          <w:commentReference w:id="70"/>
        </w:r>
      </w:del>
      <w:ins w:id="72" w:author="Jason Mann" w:date="2020-07-01T14:00:00Z">
        <w:r w:rsidR="00F0127A">
          <w:rPr>
            <w:szCs w:val="22"/>
            <w:u w:val="single"/>
          </w:rPr>
          <w:t xml:space="preserve"> on Past Due Amounts. Time is of the essence with regard to Customer’s payments to XYZ Inc., approval of additional or non-routine work, and provision of Customer Furnished Materials.</w:t>
        </w:r>
        <w:r w:rsidR="004238F2" w:rsidRPr="002F32AC">
          <w:rPr>
            <w:szCs w:val="22"/>
          </w:rPr>
          <w:t xml:space="preserve"/>
        </w:r>
        <w:proofErr w:type="gramStart"/>
        <w:r w:rsidR="004238F2" w:rsidRPr="002F32AC">
          <w:rPr>
            <w:szCs w:val="22"/>
          </w:rPr>
          <w:t/>
        </w:r>
        <w:proofErr w:type="gramEnd"/>
        <w:r w:rsidR="004238F2" w:rsidRPr="002F32AC">
          <w:rPr>
            <w:szCs w:val="22"/>
          </w:rPr>
          <w:t xml:space="preserve"/>
        </w:r>
      </w:ins>
      <w:r w:rsidR="004238F2" w:rsidRPr="002F32AC">
        <w:rPr>
          <w:szCs w:val="22"/>
        </w:rPr>
        <w:t xml:space="preserve"> All past due charges and amounts owed to </w:t>
      </w:r>
      <w:del w:id="73" w:author="Jason Mann" w:date="2020-07-01T14:00:00Z">
        <w:r w:rsidR="00905BA2">
          <w:rPr>
            <w:szCs w:val="22"/>
          </w:rPr>
          <w:delText>a party to the other party</w:delText>
        </w:r>
      </w:del>
      <w:ins w:id="74" w:author="Jason Mann" w:date="2020-07-01T14:00:00Z">
        <w:r w:rsidR="004238F2" w:rsidRPr="002F32AC">
          <w:rPr>
            <w:szCs w:val="22"/>
          </w:rPr>
          <w:t>XYZ Inc.</w:t>
        </w:r>
      </w:ins>
      <w:r w:rsidR="004238F2" w:rsidRPr="002F32AC">
        <w:rPr>
          <w:szCs w:val="22"/>
        </w:rPr>
        <w:t xml:space="preserve"> shall accrue interest at </w:t>
      </w:r>
      <w:del w:id="75" w:author="Jason Mann" w:date="2020-07-01T14:00:00Z">
        <w:r w:rsidR="00905BA2">
          <w:rPr>
            <w:szCs w:val="22"/>
          </w:rPr>
          <w:delText>six percent (6%) per annum</w:delText>
        </w:r>
      </w:del>
      <w:ins w:id="76" w:author="Jason Mann" w:date="2020-07-01T14:00:00Z">
        <w:r w:rsidR="004238F2" w:rsidRPr="002F32AC">
          <w:rPr>
            <w:szCs w:val="22"/>
          </w:rPr>
          <w:t>the highest rate allowed by law</w:t>
        </w:r>
      </w:ins>
      <w:r w:rsidR="004238F2" w:rsidRPr="002F32AC">
        <w:rPr>
          <w:szCs w:val="22"/>
        </w:rPr>
        <w:t xml:space="preserve">, which rate shall apply both pre-judgment and post-judgment. </w:t>
      </w:r>
    </w:p>
    <w:p w14:paraId="4532D26F" w14:textId="032ADFAF" w:rsidR="004238F2" w:rsidRPr="002F32AC" w:rsidRDefault="00905BA2" w:rsidP="004238F2">
      <w:pPr>
        <w:pStyle w:val="Heading2"/>
        <w:ind w:left="0" w:firstLine="720"/>
        <w:rPr>
          <w:ins w:id="77" w:author="Jason Mann" w:date="2020-07-01T14:00:00Z"/>
          <w:szCs w:val="22"/>
        </w:rPr>
      </w:pPr>
      <w:commentRangeStart w:id="78"/>
      <w:commentRangeEnd w:id="78"/>
      <w:r>
        <w:rPr>
          <w:rStyle w:val="CommentReference"/>
          <w:bCs w:val="0"/>
        </w:rPr>
        <w:commentReference w:id="78"/>
      </w:r>
      <w:commentRangeStart w:id="79"/>
      <w:commentRangeEnd w:id="79"/>
      <w:r>
        <w:rPr>
          <w:rStyle w:val="CommentReference"/>
          <w:bCs w:val="0"/>
        </w:rPr>
        <w:commentReference w:id="79"/>
      </w:r>
      <w:ins w:id="80" w:author="Jason Mann" w:date="2020-07-01T14:00:00Z">
        <w:r w:rsidR="004238F2" w:rsidRPr="002F32AC">
          <w:rPr>
            <w:szCs w:val="22"/>
            <w:u w:val="single"/>
          </w:rPr>
          <w:t>Post Redelivery Expenses. XYZ Inc. will provide Customer, within thirty (30) days of departure of aircraft, with a detailed bill of any additional freight/shipping costs, exchange costs for overhaul (if applicable), long-distance phone and fax charges, and any other charges incurred after the aircraft is delivered.</w:t>
        </w:r>
        <w:r w:rsidR="004238F2" w:rsidRPr="002F32AC">
          <w:rPr>
            <w:szCs w:val="22"/>
          </w:rPr>
          <w:t/>
        </w:r>
      </w:ins>
    </w:p>
    <w:p w14:paraId="49BFC544" w14:textId="735A79C4" w:rsidR="004238F2" w:rsidRPr="002F32AC" w:rsidRDefault="004238F2" w:rsidP="00905BA2">
      <w:pPr>
        <w:pStyle w:val="Heading2"/>
        <w:ind w:left="0" w:firstLine="720"/>
        <w:rPr>
          <w:ins w:id="81" w:author="Jason Mann" w:date="2020-07-01T14:00:00Z"/>
          <w:szCs w:val="22"/>
        </w:rPr>
      </w:pPr>
      <w:ins w:id="82" w:author="Jason Mann" w:date="2020-07-01T14:00:00Z">
        <w:r w:rsidRPr="00905BA2">
          <w:rPr>
            <w:szCs w:val="22"/>
            <w:u w:val="single"/>
          </w:rPr>
          <w:t>Taxes/Customs Duty.  All customs duties, taxes and brokerage fees or charges related to Customer Furnished Material delivered to XYZ Inc. or redelivered to XYZ Inc. shall be borne by Customer.  Similarly, all other taxes, duties, fees or charges, which may be imposed upon XYZ Inc. resulting from the performance by XYZ Inc. or XYZ Inc.'s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XYZ Inc. harmless from any and all claims for payment of any such taxes, fees, or charges.  It is understood and agreed that the term "Taxes" shall not be deemed to include United States or State income taxes payable by XYZ Inc. arising out of, related to, or resulting from the performance of this GTA or applicable Service Agreement.  If Customer is claiming exempt status from the Delaware State Sales Tax, Customer shall, prior to the effective date of this GTA, provide XYZ Inc. with a copy of its Delaware Sales Tax exemption certificate of affidavit in the form required by the Delaware Department of Revenue.</w:t>
        </w:r>
        <w:r w:rsidRPr="00905BA2">
          <w:rPr>
            <w:szCs w:val="22"/>
          </w:rPr>
          <w:t/>
        </w:r>
      </w:ins>
    </w:p>
    <w:p w14:paraId="5CFF8C7B" w14:textId="5C044462" w:rsidR="00F738E2" w:rsidRPr="00905BA2" w:rsidRDefault="004238F2" w:rsidP="00905BA2">
      <w:pPr>
        <w:pStyle w:val="Heading2"/>
        <w:ind w:left="0" w:firstLine="720"/>
        <w:rPr>
          <w:szCs w:val="22"/>
        </w:rPr>
      </w:pPr>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commentRangeStart w:id="83"/>
      <w:commentRangeStart w:id="84"/>
      <w:r w:rsidRPr="00905BA2">
        <w:rPr>
          <w:szCs w:val="22"/>
        </w:rPr>
      </w:r>
      <w:commentRangeEnd w:id="83"/>
      <w:r w:rsidR="00DB2A55">
        <w:rPr>
          <w:rStyle w:val="CommentReference"/>
          <w:bCs w:val="0"/>
        </w:rPr>
      </w:r>
      <w:commentRangeEnd w:id="84"/>
      <w:r w:rsidR="00C40C8D">
        <w:rPr>
          <w:rStyle w:val="CommentReference"/>
          <w:bCs w:val="0"/>
        </w:rPr>
      </w:r>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1E996C54" w:rsidR="004238F2" w:rsidRPr="002F32AC" w:rsidRDefault="00F738E2" w:rsidP="004238F2">
      <w:pPr>
        <w:pStyle w:val="Heading2"/>
        <w:ind w:left="0" w:firstLine="720"/>
        <w:rPr>
          <w:szCs w:val="22"/>
        </w:rPr>
      </w:pPr>
      <w:r w:rsidRPr="002F32AC">
        <w:rPr>
          <w:szCs w:val="22"/>
          <w:u w:val="none"/>
        </w:rPr>
        <w:t>Unused Parts &amp; Materials</w:t>
      </w:r>
      <w:r w:rsidRPr="002F32AC">
        <w:rPr>
          <w:szCs w:val="22"/>
        </w:rPr>
        <w:t>. Any such materials left unclaimed for more than thirty (30) days after Redelivery Date will become the property of MRO, after which MRO may use, sell or dispose of such materials as MRO deems appropriate, in its sole discretion.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16425EA6" w:rsidR="004238F2" w:rsidRPr="002F32AC" w:rsidRDefault="004238F2" w:rsidP="004238F2">
      <w:pPr>
        <w:pStyle w:val="StyleHeading1Before0pt"/>
        <w:rPr>
          <w:sz w:val="22"/>
          <w:szCs w:val="22"/>
        </w:rPr>
      </w:pPr>
      <w:r w:rsidRPr="002F32AC">
        <w:rPr>
          <w:sz w:val="22"/>
          <w:szCs w:val="22"/>
        </w:rPr>
        <w:t>WARRANTY</w:t>
      </w:r>
      <w:r w:rsidR="005766AE">
        <w:rPr>
          <w:sz w:val="22"/>
          <w:szCs w:val="22"/>
        </w:rPr>
        <w:t xml:space="preserve"> </w:t>
      </w:r>
      <w:del w:id="85" w:author="Jason Mann" w:date="2020-07-01T14:00:00Z">
        <w:r w:rsidR="005766AE">
          <w:rPr>
            <w:sz w:val="22"/>
            <w:szCs w:val="22"/>
          </w:rPr>
          <w:delText>[SUBJECT TO TECHNICAL ADVISOR REVIEW GENERALLY]</w:delText>
        </w:r>
      </w:del>
    </w:p>
    <w:p w14:paraId="17CDF6EB" w14:textId="77777777" w:rsidR="004238F2" w:rsidRPr="002F32AC" w:rsidRDefault="004238F2" w:rsidP="004238F2">
      <w:pPr>
        <w:pStyle w:val="Heading2"/>
        <w:spacing w:after="240"/>
        <w:ind w:left="0" w:firstLine="720"/>
        <w:rPr>
          <w:del w:id="86" w:author="Jason Mann" w:date="2020-07-01T14:00:00Z"/>
          <w:szCs w:val="22"/>
        </w:rPr>
      </w:pPr>
      <w:r w:rsidRPr="002F32AC">
        <w:rPr>
          <w:szCs w:val="22"/>
          <w:u w:val="none"/>
        </w:rPr>
        <w:t>Warranty as to Labor</w:t>
      </w:r>
      <w:r w:rsidRPr="002F32AC">
        <w:rPr>
          <w:szCs w:val="22"/>
        </w:rPr>
        <w:t xml:space="preserve">. </w:t>
      </w:r>
      <w:del w:id="87" w:author="Jason Mann" w:date="2020-07-01T14:00:00Z">
        <w:r w:rsidR="00E77C8A" w:rsidRPr="006153B9">
          <w:rPr>
            <w:szCs w:val="22"/>
          </w:rPr>
          <w:delText xml:space="preserve">Except to the extent a more favorable warranty is expressly included in a Service Agreement for the </w:delText>
        </w:r>
        <w:r w:rsidR="005766AE">
          <w:rPr>
            <w:szCs w:val="22"/>
          </w:rPr>
          <w:delText>M</w:delText>
        </w:r>
        <w:r w:rsidR="00E77C8A">
          <w:rPr>
            <w:szCs w:val="22"/>
          </w:rPr>
          <w:delText>odification</w:delText>
        </w:r>
        <w:r w:rsidR="00E77C8A" w:rsidRPr="006153B9">
          <w:rPr>
            <w:szCs w:val="22"/>
          </w:rPr>
          <w:delText xml:space="preserve"> of passenger aircraft to </w:delText>
        </w:r>
        <w:r w:rsidR="00E77C8A">
          <w:rPr>
            <w:szCs w:val="22"/>
          </w:rPr>
          <w:delText>freighter</w:delText>
        </w:r>
        <w:r w:rsidR="00E77C8A" w:rsidRPr="006153B9">
          <w:rPr>
            <w:szCs w:val="22"/>
          </w:rPr>
          <w:delText>, a</w:delText>
        </w:r>
        <w:r w:rsidR="00E77C8A" w:rsidRPr="002F32AC">
          <w:rPr>
            <w:szCs w:val="22"/>
          </w:rPr>
          <w:delText>s</w:delText>
        </w:r>
      </w:del>
      <w:ins w:id="88" w:author="Jason Mann" w:date="2020-07-01T14:00:00Z">
        <w:r w:rsidR="009D6110">
          <w:rPr>
            <w:szCs w:val="22"/>
          </w:rPr>
          <w:t xml:space="preserve"> </w:t>
        </w:r>
        <w:commentRangeStart w:id="89"/>
        <w:r w:rsidR="009D6110" w:rsidRPr="005A6950">
          <w:rPr>
            <w:szCs w:val="22"/>
          </w:rPr>
          <w:t>As</w:t>
        </w:r>
      </w:ins>
      <w:r w:rsidR="009D6110" w:rsidRPr="005A6950">
        <w:rPr>
          <w:szCs w:val="22"/>
        </w:rPr>
        <w:t xml:space="preserve"> the sole and exclusive warranty of any kind granted to Customer (</w:t>
      </w:r>
      <w:del w:id="90" w:author="Jason Mann" w:date="2020-07-01T14:00:00Z">
        <w:r w:rsidR="00E77C8A" w:rsidRPr="002F32AC">
          <w:rPr>
            <w:szCs w:val="22"/>
          </w:rPr>
          <w:delText xml:space="preserve">collectively, </w:delText>
        </w:r>
      </w:del>
      <w:r w:rsidR="009D6110" w:rsidRPr="005A6950">
        <w:rPr>
          <w:szCs w:val="22"/>
        </w:rPr>
        <w:t>the “Express Warranty</w:t>
      </w:r>
      <w:del w:id="91" w:author="Jason Mann" w:date="2020-07-01T14:00:00Z">
        <w:r w:rsidR="00E77C8A" w:rsidRPr="002F32AC">
          <w:rPr>
            <w:szCs w:val="22"/>
          </w:rPr>
          <w:delText>”):</w:delText>
        </w:r>
      </w:del>
    </w:p>
    <w:p w14:paraId="576880A4" w14:textId="7B032772" w:rsidR="004238F2" w:rsidRDefault="004238F2">
      <w:pPr>
        <w:pStyle w:val="Heading2"/>
        <w:ind w:left="0" w:firstLine="720"/>
        <w:rPr>
          <w:color w:val="000000"/>
          <w:szCs w:val="22"/>
        </w:rPr>
        <w:pPrChange w:id="92" w:author="Jason Mann" w:date="2020-07-01T14:00:00Z">
          <w:pPr>
            <w:ind w:firstLine="720"/>
            <w:jc w:val="both"/>
          </w:pPr>
        </w:pPrChange>
      </w:pPr>
      <w:del w:id="93" w:author="Jason Mann" w:date="2020-07-01T14:00:00Z">
        <w:r w:rsidRPr="002F32AC">
          <w:rPr>
            <w:szCs w:val="22"/>
          </w:rPr>
          <w:tab/>
          <w:delText>(a)</w:delText>
        </w:r>
        <w:r w:rsidR="007B0C52">
          <w:rPr>
            <w:b/>
            <w:color w:val="000000"/>
          </w:rPr>
          <w:delText>     </w:delText>
        </w:r>
      </w:del>
      <w:ins w:id="94" w:author="Jason Mann" w:date="2020-07-01T14:00:00Z">
        <w:r w:rsidR="009D6110" w:rsidRPr="005A6950">
          <w:rPr>
            <w:szCs w:val="22"/>
          </w:rPr>
          <w:t>”),</w:t>
        </w:r>
      </w:ins>
      <w:r w:rsidR="009D6110" w:rsidRPr="005A6950">
        <w:rPr>
          <w:rPrChange w:id="95" w:author="Jason Mann" w:date="2020-07-01T14:00:00Z">
            <w:rPr>
              <w:b/>
              <w:bCs/>
              <w:color w:val="000000"/>
            </w:rPr>
          </w:rPrChange>
        </w:rPr>
        <w:t xml:space="preserve"> </w:t>
      </w:r>
      <w:r w:rsidR="009D6110" w:rsidRPr="005A6950">
        <w:rPr>
          <w:color w:val="000000"/>
          <w:szCs w:val="22"/>
        </w:rPr>
        <w:t xml:space="preserve">MRO warrants that the </w:t>
      </w:r>
      <w:del w:id="96" w:author="Jason Mann" w:date="2020-07-01T14:00:00Z">
        <w:r w:rsidR="005766AE">
          <w:rPr>
            <w:color w:val="000000"/>
            <w:szCs w:val="22"/>
          </w:rPr>
          <w:delText>Services</w:delText>
        </w:r>
      </w:del>
      <w:ins w:id="97" w:author="Jason Mann" w:date="2020-07-01T14:00:00Z">
        <w:r w:rsidR="009D6110" w:rsidRPr="005A6950">
          <w:rPr>
            <w:color w:val="000000"/>
            <w:szCs w:val="22"/>
          </w:rPr>
          <w:t>labor</w:t>
        </w:r>
      </w:ins>
      <w:r w:rsidR="009D6110" w:rsidRPr="005A6950">
        <w:rPr>
          <w:color w:val="000000"/>
          <w:szCs w:val="22"/>
        </w:rPr>
        <w:t xml:space="preserve"> performed on Customer’s Aircraft and Engines by MRO </w:t>
      </w:r>
      <w:del w:id="98" w:author="Jason Mann" w:date="2020-07-01T14:00:00Z">
        <w:r w:rsidR="005766AE">
          <w:rPr>
            <w:color w:val="000000"/>
            <w:szCs w:val="22"/>
          </w:rPr>
          <w:delText xml:space="preserve">and its </w:delText>
        </w:r>
      </w:del>
      <w:ins w:id="99" w:author="Jason Mann" w:date="2020-07-01T14:00:00Z">
        <w:r w:rsidR="009D6110" w:rsidRPr="005A6950">
          <w:rPr>
            <w:color w:val="000000"/>
            <w:szCs w:val="22"/>
          </w:rPr>
          <w:t xml:space="preserve">employees or by XYZ Inc. </w:t>
        </w:r>
      </w:ins>
      <w:r w:rsidR="009D6110" w:rsidRPr="005A6950">
        <w:rPr>
          <w:color w:val="000000"/>
          <w:szCs w:val="22"/>
        </w:rPr>
        <w:t>subcontractors</w:t>
      </w:r>
      <w:del w:id="100" w:author="Jason Mann" w:date="2020-07-01T14:00:00Z">
        <w:r w:rsidR="007B0C52" w:rsidRPr="007B0C52">
          <w:rPr>
            <w:color w:val="000000"/>
            <w:szCs w:val="22"/>
          </w:rPr>
          <w:delText xml:space="preserve">, </w:delText>
        </w:r>
        <w:r w:rsidR="005766AE">
          <w:rPr>
            <w:color w:val="000000"/>
            <w:szCs w:val="22"/>
          </w:rPr>
          <w:delText xml:space="preserve">but </w:delText>
        </w:r>
        <w:r w:rsidR="007B0C52" w:rsidRPr="007B0C52">
          <w:rPr>
            <w:color w:val="000000"/>
            <w:szCs w:val="22"/>
          </w:rPr>
          <w:delText xml:space="preserve">excluding </w:delText>
        </w:r>
        <w:r w:rsidR="005766AE">
          <w:rPr>
            <w:color w:val="000000"/>
            <w:szCs w:val="22"/>
          </w:rPr>
          <w:delText>any other</w:delText>
        </w:r>
        <w:r w:rsidR="007B0C52" w:rsidRPr="007B0C52">
          <w:rPr>
            <w:color w:val="000000"/>
            <w:szCs w:val="22"/>
          </w:rPr>
          <w:delText xml:space="preserve"> third parties,</w:delText>
        </w:r>
      </w:del>
      <w:ins w:id="101" w:author="Jason Mann" w:date="2020-07-01T14:00:00Z">
        <w:r w:rsidR="009D6110" w:rsidRPr="005A6950">
          <w:rPr>
            <w:color w:val="000000"/>
            <w:szCs w:val="22"/>
          </w:rPr>
          <w:t xml:space="preserve"> for which XYZ Inc. issues the “return to service” (also known as an 8130-3 or “airworthiness release to service”),</w:t>
        </w:r>
        <w:r w:rsidR="009D6110" w:rsidRPr="005A6950">
          <w:rPr>
            <w:color w:val="000000"/>
            <w:szCs w:val="22"/>
          </w:rPr>
          <w:lastRenderedPageBreak/>
          <w:t xml:space="preserve"/>
        </w:r>
        <w:r w:rsidR="009D6110">
          <w:rPr>
            <w:color w:val="000000"/>
            <w:szCs w:val="22"/>
          </w:rPr>
          <w:t/>
        </w:r>
        <w:r w:rsidR="009D6110" w:rsidRPr="005A6950">
          <w:rPr>
            <w:color w:val="000000"/>
            <w:szCs w:val="22"/>
          </w:rPr>
          <w:t/>
        </w:r>
        <w:r w:rsidR="009D6110">
          <w:rPr>
            <w:color w:val="000000"/>
            <w:szCs w:val="22"/>
          </w:rPr>
          <w:t xml:space="preserve"/>
        </w:r>
        <w:r w:rsidR="009D6110" w:rsidRPr="005A6950">
          <w:rPr>
            <w:color w:val="000000"/>
            <w:szCs w:val="22"/>
          </w:rPr>
          <w:t/>
        </w:r>
      </w:ins>
      <w:r w:rsidR="009D6110" w:rsidRPr="005A6950">
        <w:rPr>
          <w:color w:val="000000"/>
          <w:szCs w:val="22"/>
        </w:rPr>
        <w:t xml:space="preserve"> shall be free from material defects in workmanship </w:t>
      </w:r>
      <w:ins w:id="102" w:author="Jason Mann" w:date="2020-07-01T14:00:00Z">
        <w:r w:rsidR="009D6110" w:rsidRPr="005A6950">
          <w:rPr>
            <w:color w:val="000000"/>
            <w:szCs w:val="22"/>
          </w:rPr>
          <w:t xml:space="preserve">(a) with respect to all </w:t>
        </w:r>
        <w:r w:rsidR="009D6110">
          <w:rPr>
            <w:color w:val="000000"/>
            <w:szCs w:val="22"/>
          </w:rPr>
          <w:t>w</w:t>
        </w:r>
        <w:r w:rsidR="009D6110" w:rsidRPr="005A6950">
          <w:rPr>
            <w:color w:val="000000"/>
            <w:szCs w:val="22"/>
          </w:rPr>
          <w:t xml:space="preserve">ork other than labor used in connection with the conversion of a passenger aircraft to a freighter, for the first to occur of (i) twelve (12) calendar months after the Redelivery Date, or (ii) one thousand five hundred (1,500) flight hours after completion of such </w:t>
        </w:r>
        <w:r w:rsidR="009D6110">
          <w:rPr>
            <w:color w:val="000000"/>
            <w:szCs w:val="22"/>
          </w:rPr>
          <w:t>w</w:t>
        </w:r>
        <w:r w:rsidR="009D6110" w:rsidRPr="005A6950">
          <w:rPr>
            <w:color w:val="000000"/>
            <w:szCs w:val="22"/>
          </w:rPr>
          <w:t xml:space="preserve">ork; or (b) for labor used in connection with the conversion of a passenger aircraft to a freighter, </w:t>
        </w:r>
      </w:ins>
      <w:r w:rsidR="009D6110" w:rsidRPr="005A6950">
        <w:rPr>
          <w:color w:val="000000"/>
          <w:szCs w:val="22"/>
        </w:rPr>
        <w:t xml:space="preserve">for the first to occur of (i) five (5) </w:t>
      </w:r>
      <w:del w:id="103" w:author="Jason Mann" w:date="2020-07-01T14:00:00Z">
        <w:r w:rsidR="00C85CB8" w:rsidRPr="00C85CB8">
          <w:rPr>
            <w:color w:val="000000"/>
            <w:szCs w:val="22"/>
          </w:rPr>
          <w:delText xml:space="preserve">calendar </w:delText>
        </w:r>
      </w:del>
      <w:r w:rsidR="009D6110" w:rsidRPr="005A6950">
        <w:rPr>
          <w:color w:val="000000"/>
          <w:szCs w:val="22"/>
        </w:rPr>
        <w:t xml:space="preserve">years after the Redelivery Date, or (ii) five thousand </w:t>
      </w:r>
      <w:del w:id="104" w:author="Jason Mann" w:date="2020-07-01T14:00:00Z">
        <w:r w:rsidR="00C85CB8" w:rsidRPr="00C85CB8">
          <w:rPr>
            <w:color w:val="000000"/>
            <w:szCs w:val="22"/>
          </w:rPr>
          <w:delText>(</w:delText>
        </w:r>
        <w:r w:rsidR="005766AE">
          <w:rPr>
            <w:color w:val="000000"/>
            <w:szCs w:val="22"/>
          </w:rPr>
          <w:delText>5,000</w:delText>
        </w:r>
        <w:r w:rsidR="00C85CB8" w:rsidRPr="00C85CB8">
          <w:rPr>
            <w:color w:val="000000"/>
            <w:szCs w:val="22"/>
          </w:rPr>
          <w:delText xml:space="preserve">) </w:delText>
        </w:r>
      </w:del>
      <w:r w:rsidR="009D6110" w:rsidRPr="005A6950">
        <w:rPr>
          <w:color w:val="000000"/>
          <w:szCs w:val="22"/>
        </w:rPr>
        <w:t>cycles after the Redelivery Date.</w:t>
      </w:r>
      <w:ins w:id="105" w:author="Jason Mann" w:date="2020-07-01T14:00:00Z">
        <w:r w:rsidR="009D6110" w:rsidRPr="005A6950">
          <w:rPr>
            <w:color w:val="000000"/>
            <w:szCs w:val="22"/>
          </w:rPr>
          <w:t xml:space="preserve">  For all parts acquired from third parties and for labor for which the “return to service” (also known as an 8130-3 or “airworthiness release to service”) is not issued by XYZ Inc., any warranty provided by third parties will be assigned by XYZ Inc. to Customer and, if not assignable, XYZ Inc. will use commercially reasonable efforts to enforce the warranty on Customer’s behalf, including allowing the Customer to pursue dispute resolution proceedings in XYZ Inc.’s name and at the Customer’s expenses, subject to XYZ Inc.’s reasonable approval rights regarding the conduct of any such proceeding in its name. </w:t>
        </w:r>
        <w:r w:rsidR="009D6110">
          <w:rPr>
            <w:color w:val="000000"/>
            <w:szCs w:val="22"/>
          </w:rPr>
          <w:t/>
        </w:r>
        <w:r w:rsidR="009D6110" w:rsidRPr="005A6950">
          <w:rPr>
            <w:color w:val="000000"/>
            <w:szCs w:val="22"/>
          </w:rPr>
          <w:t/>
        </w:r>
        <w:r w:rsidR="009D6110">
          <w:rPr>
            <w:color w:val="000000"/>
            <w:szCs w:val="22"/>
          </w:rPr>
          <w:t xml:space="preserve"/>
        </w:r>
        <w:r w:rsidR="009D6110" w:rsidRPr="005A6950">
          <w:rPr>
            <w:color w:val="000000"/>
            <w:szCs w:val="22"/>
          </w:rPr>
          <w:t/>
        </w:r>
        <w:r w:rsidR="009D6110">
          <w:rPr>
            <w:color w:val="000000"/>
            <w:szCs w:val="22"/>
          </w:rPr>
          <w:t xml:space="preserve"/>
        </w:r>
        <w:commentRangeEnd w:id="89"/>
        <w:r w:rsidR="009D6110">
          <w:rPr>
            <w:rStyle w:val="CommentReference"/>
            <w:bCs w:val="0"/>
          </w:rPr>
          <w:commentReference w:id="89"/>
        </w:r>
      </w:ins>
    </w:p>
    <w:p w14:paraId="6CD5C9EA" w14:textId="4D97FB0B" w:rsidR="004E1EF2" w:rsidRPr="004D10C1" w:rsidRDefault="004E1EF2" w:rsidP="009D6110">
      <w:pPr>
        <w:jc w:val="both"/>
        <w:rPr>
          <w:color w:val="000000"/>
          <w:szCs w:val="22"/>
        </w:rPr>
      </w:pPr>
      <w:r>
        <w:rPr>
          <w:color w:val="000000"/>
          <w:szCs w:val="22"/>
        </w:rPr>
        <w:t>The Express Warranty</w:t>
      </w:r>
      <w:ins w:id="106" w:author="Jason Mann" w:date="2020-07-01T14:00:00Z">
        <w:r w:rsidR="009D6110">
          <w:rPr>
            <w:color w:val="000000"/>
            <w:szCs w:val="22"/>
          </w:rPr>
          <w:t xml:space="preserve"> provided by XYZ Inc.</w:t>
        </w:r>
      </w:ins>
      <w:r>
        <w:rPr>
          <w:color w:val="000000"/>
          <w:szCs w:val="22"/>
        </w:rPr>
        <w:t>, subject to the terms hereof, is transferrable to subsequent owners of the Aircraft.</w:t>
      </w:r>
    </w:p>
    <w:p w14:paraId="5F1C0997" w14:textId="7A131637" w:rsidR="004238F2" w:rsidRDefault="004238F2">
      <w:pPr>
        <w:pStyle w:val="Heading2"/>
        <w:spacing w:after="0"/>
        <w:ind w:left="0" w:firstLine="720"/>
        <w:rPr>
          <w:szCs w:val="22"/>
        </w:rPr>
        <w:pPrChange w:id="107" w:author="Jason Mann" w:date="2020-07-01T14:00:00Z">
          <w:pPr>
            <w:pStyle w:val="Heading2"/>
            <w:ind w:left="0" w:firstLine="720"/>
          </w:pPr>
        </w:pPrChange>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MRO shall complete </w:t>
      </w:r>
      <w:del w:id="108" w:author="Jason Mann" w:date="2020-07-01T14:00:00Z">
        <w:r w:rsidR="005766AE">
          <w:rPr>
            <w:szCs w:val="22"/>
          </w:rPr>
          <w:delText>within ___ (__) days</w:delText>
        </w:r>
      </w:del>
      <w:ins w:id="109" w:author="Jason Mann" w:date="2020-07-01T14:00:00Z">
        <w:r w:rsidR="00480B29">
          <w:rPr>
            <w:szCs w:val="22"/>
          </w:rPr>
          <w:t>promptly</w:t>
        </w:r>
      </w:ins>
      <w:r w:rsidR="005766AE">
        <w:rPr>
          <w:szCs w:val="22"/>
        </w:rPr>
        <w:t xml:space="preserve"> after such return, </w:t>
      </w:r>
      <w:r w:rsidRPr="002F32AC">
        <w:rPr>
          <w:szCs w:val="22"/>
        </w:rPr>
        <w:t xml:space="preserve">MRO and Customer will </w:t>
      </w:r>
      <w:r w:rsidR="005766AE">
        <w:rPr>
          <w:szCs w:val="22"/>
        </w:rPr>
        <w:t>promptly</w:t>
      </w:r>
      <w:r w:rsidRPr="002F32AC">
        <w:rPr>
          <w:szCs w:val="22"/>
        </w:rPr>
        <w:t xml:space="preserve"> determine whether the 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del w:id="110" w:author="Jason Mann" w:date="2020-07-01T14:00:00Z">
        <w:r w:rsidR="00FB5600">
          <w:rPr>
            <w:szCs w:val="22"/>
          </w:rPr>
          <w:delText>___ (__)</w:delText>
        </w:r>
      </w:del>
      <w:ins w:id="111" w:author="Jason Mann" w:date="2020-07-01T14:00:00Z">
        <w:r w:rsidR="009D6110" w:rsidRPr="009D6110">
          <w:rPr>
            <w:szCs w:val="22"/>
          </w:rPr>
          <w:t>ten (10</w:t>
        </w:r>
        <w:r w:rsidR="00FB5600" w:rsidRPr="009D6110">
          <w:rPr>
            <w:szCs w:val="22"/>
          </w:rPr>
          <w:t>)</w:t>
        </w:r>
      </w:ins>
      <w:r w:rsidR="00FB5600" w:rsidRPr="009D6110">
        <w:rPr>
          <w:szCs w:val="22"/>
        </w:rPr>
        <w:t xml:space="preserve">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 xml:space="preserve">an amount equal to </w:t>
      </w:r>
      <w:del w:id="112" w:author="Jason Mann" w:date="2020-07-01T14:00:00Z">
        <w:r w:rsidR="00FB5600">
          <w:rPr>
            <w:szCs w:val="22"/>
          </w:rPr>
          <w:delText>Customer</w:delText>
        </w:r>
        <w:r w:rsidR="007D0664">
          <w:rPr>
            <w:szCs w:val="22"/>
          </w:rPr>
          <w:delText>’s</w:delText>
        </w:r>
      </w:del>
      <w:ins w:id="113" w:author="Jason Mann" w:date="2020-07-01T14:00:00Z">
        <w:r w:rsidR="007D0664">
          <w:rPr>
            <w:szCs w:val="22"/>
          </w:rPr>
          <w:t>XYZ Inc.’s</w:t>
        </w:r>
      </w:ins>
      <w:r w:rsidR="007D0664">
        <w:rPr>
          <w:szCs w:val="22"/>
        </w:rPr>
        <w:t xml:space="preserve"> cost to correct the failure</w:t>
      </w:r>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Redelivered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Pr>
        <w:rPr>
          <w:ins w:id="114" w:author="Jason Mann" w:date="2020-07-01T14:00:00Z"/>
        </w:rPr>
      </w:pPr>
    </w:p>
    <w:p w14:paraId="51A8C2EA" w14:textId="41908901"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r w:rsidR="007D0664" w:rsidRPr="007D0664">
        <w:rPr>
          <w:rFonts w:eastAsia="MS Mincho"/>
          <w:szCs w:val="22"/>
          <w:lang w:eastAsia="ja-JP"/>
        </w:rPr>
        <w:t>The Aircraft has not 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w:t>
      </w:r>
      <w:proofErr w:type="gramStart"/>
      <w:r w:rsidR="00FB5600">
        <w:rPr>
          <w:rFonts w:eastAsia="MS Mincho"/>
          <w:szCs w:val="22"/>
          <w:lang w:eastAsia="ja-JP"/>
        </w:rPr>
        <w:t>area</w:t>
      </w:r>
      <w:r w:rsidR="007D0664" w:rsidRPr="007D0664">
        <w:rPr>
          <w:rFonts w:eastAsia="MS Mincho"/>
          <w:szCs w:val="22"/>
          <w:lang w:eastAsia="ja-JP"/>
        </w:rPr>
        <w:t>;</w:t>
      </w:r>
      <w:proofErr w:type="gramEnd"/>
    </w:p>
    <w:p w14:paraId="524A7BC6" w14:textId="77777777"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t>The Aircraft has 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w:t>
      </w:r>
      <w:proofErr w:type="gramStart"/>
      <w:r w:rsidR="00E7080C" w:rsidRPr="0019341A">
        <w:rPr>
          <w:szCs w:val="22"/>
        </w:rPr>
        <w:t>others</w:t>
      </w:r>
      <w:r w:rsidRPr="0019341A">
        <w:rPr>
          <w:szCs w:val="22"/>
        </w:rPr>
        <w:t>;</w:t>
      </w:r>
      <w:proofErr w:type="gramEnd"/>
    </w:p>
    <w:p w14:paraId="0E7B42EF" w14:textId="77777777"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proofErr w:type="gramStart"/>
      <w:r w:rsidR="00F738E2" w:rsidRPr="0019341A">
        <w:rPr>
          <w:rFonts w:eastAsia="MS Mincho"/>
          <w:szCs w:val="22"/>
          <w:lang w:eastAsia="ja-JP"/>
        </w:rPr>
        <w:t>)</w:t>
      </w:r>
      <w:r w:rsidRPr="0019341A">
        <w:rPr>
          <w:szCs w:val="22"/>
        </w:rPr>
        <w:t>;</w:t>
      </w:r>
      <w:proofErr w:type="gramEnd"/>
      <w:r w:rsidRPr="0019341A">
        <w:rPr>
          <w:szCs w:val="22"/>
        </w:rPr>
        <w:t xml:space="preserve"> </w:t>
      </w:r>
    </w:p>
    <w:p w14:paraId="29C382CC" w14:textId="77777777"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r w:rsidR="0019341A" w:rsidRPr="007D0664">
        <w:rPr>
          <w:rFonts w:eastAsia="MS Mincho"/>
          <w:szCs w:val="22"/>
          <w:lang w:eastAsia="ja-JP"/>
        </w:rPr>
        <w:t xml:space="preserve">Is due 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lastRenderedPageBreak/>
        <w:t>any such suspension extend</w:t>
      </w:r>
      <w:r w:rsidR="001502CA">
        <w:rPr>
          <w:szCs w:val="22"/>
        </w:rPr>
        <w:t>ing</w:t>
      </w:r>
      <w:r w:rsidR="00BC332C">
        <w:rPr>
          <w:szCs w:val="22"/>
        </w:rPr>
        <w:t xml:space="preserve"> the warranty period)</w:t>
      </w:r>
      <w:r w:rsidR="004238F2" w:rsidRPr="0019341A">
        <w:rPr>
          <w:szCs w:val="22"/>
        </w:rPr>
        <w:t>.</w:t>
      </w:r>
    </w:p>
    <w:p w14:paraId="098561C6" w14:textId="303BAAB2" w:rsidR="004238F2" w:rsidRPr="002F32AC" w:rsidRDefault="004238F2" w:rsidP="00545BD7">
      <w:pPr>
        <w:pStyle w:val="Heading2"/>
        <w:ind w:left="0" w:firstLine="720"/>
        <w:rPr>
          <w:szCs w:val="22"/>
        </w:rPr>
      </w:pPr>
      <w:r w:rsidRPr="002F32AC">
        <w:rPr>
          <w:szCs w:val="22"/>
          <w:u w:val="none"/>
        </w:rPr>
        <w:t>Limitation on Liability</w:t>
      </w:r>
      <w:r w:rsidRPr="002F32AC">
        <w:rPr>
          <w:b/>
          <w:szCs w:val="22"/>
        </w:rPr>
        <w:t xml:space="preserve">.  </w:t>
      </w:r>
      <w:del w:id="115" w:author="Jason Mann" w:date="2020-07-01T14:00:00Z">
        <w:r w:rsidR="00FB5600">
          <w:rPr>
            <w:szCs w:val="22"/>
          </w:rPr>
          <w:delText>EXCXYZ Inc.T</w:delText>
        </w:r>
      </w:del>
      <w:ins w:id="116" w:author="Jason Mann" w:date="2020-07-01T14:00:00Z">
        <w:r w:rsidRPr="002F32AC">
          <w:rPr>
            <w:szCs w:val="22"/>
          </w:rPr>
          <w:t>NOTWITHSTANDING ANYTHING</w:t>
        </w:r>
      </w:ins>
      <w:r w:rsidRPr="002F32AC">
        <w:rPr>
          <w:szCs w:val="22"/>
        </w:rPr>
        <w:t xml:space="preserve"> TO THE </w:t>
      </w:r>
      <w:del w:id="117" w:author="Jason Mann" w:date="2020-07-01T14:00:00Z">
        <w:r w:rsidR="00FB5600">
          <w:rPr>
            <w:szCs w:val="22"/>
          </w:rPr>
          <w:delText>EXTENT EXPRESSLY PROVIDED</w:delText>
        </w:r>
      </w:del>
      <w:ins w:id="118" w:author="Jason Mann" w:date="2020-07-01T14:00:00Z">
        <w:r w:rsidRPr="002F32AC">
          <w:rPr>
            <w:szCs w:val="22"/>
          </w:rPr>
          <w:t>CONTRARY</w:t>
        </w:r>
      </w:ins>
      <w:r w:rsidRPr="002F32AC">
        <w:rPr>
          <w:szCs w:val="22"/>
        </w:rPr>
        <w:t xml:space="preserve"> IN </w:t>
      </w:r>
      <w:del w:id="119" w:author="Jason Mann" w:date="2020-07-01T14:00:00Z">
        <w:r w:rsidR="00FB5600">
          <w:rPr>
            <w:szCs w:val="22"/>
          </w:rPr>
          <w:delText>THIS GTA OR</w:delText>
        </w:r>
        <w:r w:rsidRPr="002F32AC">
          <w:rPr>
            <w:szCs w:val="22"/>
          </w:rPr>
          <w:delText xml:space="preserve"> </w:delText>
        </w:r>
      </w:del>
      <w:r w:rsidRPr="002F32AC">
        <w:rPr>
          <w:szCs w:val="22"/>
        </w:rPr>
        <w:t>THE SERVICE AGREEMENT</w:t>
      </w:r>
      <w:ins w:id="120" w:author="Jason Mann" w:date="2020-07-01T14:00:00Z">
        <w:r w:rsidRPr="002F32AC">
          <w:rPr>
            <w:szCs w:val="22"/>
          </w:rPr>
          <w:t xml:space="preserve"> OR THESE TERMS</w:t>
        </w:r>
      </w:ins>
      <w:r w:rsidRPr="002F32AC">
        <w:rPr>
          <w:szCs w:val="22"/>
        </w:rPr>
        <w:t xml:space="preserve">, AND EXCLUDING </w:t>
      </w:r>
      <w:del w:id="121" w:author="Jason Mann" w:date="2020-07-01T14:00:00Z">
        <w:r w:rsidR="00FB5600">
          <w:rPr>
            <w:szCs w:val="22"/>
          </w:rPr>
          <w:delText>ANY</w:delText>
        </w:r>
        <w:r w:rsidRPr="002F32AC">
          <w:rPr>
            <w:szCs w:val="22"/>
          </w:rPr>
          <w:delText xml:space="preserve"> </w:delText>
        </w:r>
        <w:r w:rsidR="00FB5600">
          <w:rPr>
            <w:szCs w:val="22"/>
          </w:rPr>
          <w:delText xml:space="preserve">GROSS NEGLIGENCE, </w:delText>
        </w:r>
        <w:r w:rsidRPr="002F32AC">
          <w:rPr>
            <w:szCs w:val="22"/>
          </w:rPr>
          <w:delText xml:space="preserve">INTENTIONAL </w:delText>
        </w:r>
        <w:r w:rsidR="00FB5600">
          <w:rPr>
            <w:szCs w:val="22"/>
          </w:rPr>
          <w:delText>MISCONDUCT</w:delText>
        </w:r>
      </w:del>
      <w:ins w:id="122" w:author="Jason Mann" w:date="2020-07-01T14:00:00Z">
        <w:r w:rsidRPr="002F32AC">
          <w:rPr>
            <w:szCs w:val="22"/>
          </w:rPr>
          <w:t>ONLY INTENTIONALLY TORTIOUS ACTIVITIES</w:t>
        </w:r>
      </w:ins>
      <w:r w:rsidRPr="002F32AC">
        <w:rPr>
          <w:szCs w:val="22"/>
        </w:rPr>
        <w:t xml:space="preserve"> OF </w:t>
      </w:r>
      <w:del w:id="123" w:author="Jason Mann" w:date="2020-07-01T14:00:00Z">
        <w:r w:rsidRPr="002F32AC">
          <w:rPr>
            <w:szCs w:val="22"/>
          </w:rPr>
          <w:delText xml:space="preserve">XYZ Inc. OR ITS</w:delText>
        </w:r>
        <w:r w:rsidR="00FB5600">
          <w:rPr>
            <w:szCs w:val="22"/>
          </w:rPr>
          <w:delText/>
        </w:r>
      </w:del>
      <w:ins w:id="124" w:author="Jason Mann" w:date="2020-07-01T14:00:00Z">
        <w:r w:rsidRPr="002F32AC">
          <w:rPr>
            <w:szCs w:val="22"/>
          </w:rPr>
          <w:t>XYZ Inc.’S</w:t>
        </w:r>
      </w:ins>
      <w:r w:rsidRPr="002F32AC">
        <w:rPr>
          <w:szCs w:val="22"/>
        </w:rPr>
        <w:t xml:space="preserve"> OFFICERS</w:t>
      </w:r>
      <w:r w:rsidR="00BA16A1">
        <w:rPr>
          <w:szCs w:val="22"/>
        </w:rPr>
        <w:t xml:space="preserve">, </w:t>
      </w:r>
      <w:r w:rsidRPr="002F32AC">
        <w:rPr>
          <w:szCs w:val="22"/>
        </w:rPr>
        <w:t xml:space="preserve">DIRECTORS, </w:t>
      </w:r>
      <w:del w:id="125" w:author="Jason Mann" w:date="2020-07-01T14:00:00Z">
        <w:r w:rsidR="00FB5600">
          <w:rPr>
            <w:szCs w:val="22"/>
          </w:rPr>
          <w:delText xml:space="preserve">SUBCONTRACTORS, </w:delText>
        </w:r>
      </w:del>
      <w:r w:rsidR="00BA16A1">
        <w:rPr>
          <w:szCs w:val="22"/>
        </w:rPr>
        <w:t xml:space="preserve">AGENTS, </w:t>
      </w:r>
      <w:r w:rsidR="00E7080C">
        <w:rPr>
          <w:szCs w:val="22"/>
        </w:rPr>
        <w:t xml:space="preserve">OR </w:t>
      </w:r>
      <w:r w:rsidR="00BA16A1">
        <w:rPr>
          <w:szCs w:val="22"/>
        </w:rPr>
        <w:t>EMPLOYEES</w:t>
      </w:r>
      <w:del w:id="126" w:author="Jason Mann" w:date="2020-07-01T14:00:00Z">
        <w:r w:rsidR="00FB5600">
          <w:rPr>
            <w:szCs w:val="22"/>
          </w:rPr>
          <w:delText>,</w:delText>
        </w:r>
      </w:del>
      <w:r w:rsidR="00BA16A1">
        <w:rPr>
          <w:szCs w:val="22"/>
        </w:rPr>
        <w:t xml:space="preserve"> </w:t>
      </w:r>
      <w:r w:rsidRPr="002F32AC">
        <w:rPr>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w:t>
      </w:r>
      <w:del w:id="127" w:author="Jason Mann" w:date="2020-07-01T14:00:00Z">
        <w:r w:rsidR="00FB5600">
          <w:rPr>
            <w:szCs w:val="22"/>
          </w:rPr>
          <w:delText>FORCE MAJEURE EVENTS UNDER §10</w:delText>
        </w:r>
        <w:r w:rsidRPr="002F32AC">
          <w:rPr>
            <w:szCs w:val="22"/>
          </w:rPr>
          <w:delText>; OR (</w:delText>
        </w:r>
        <w:r w:rsidR="00FB5600">
          <w:rPr>
            <w:szCs w:val="22"/>
          </w:rPr>
          <w:delText>D</w:delText>
        </w:r>
      </w:del>
      <w:ins w:id="128" w:author="Jason Mann" w:date="2020-07-01T14:00:00Z">
        <w:r w:rsidRPr="002F32AC">
          <w:rPr>
            <w:szCs w:val="22"/>
          </w:rPr>
          <w:t>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(D) FOR ANY ACTS OR OMISSIONS OF A XYZ Inc. SUBCONTRACTOR; OR (E</w:t>
        </w:r>
      </w:ins>
      <w:r w:rsidRPr="002F32AC">
        <w:rPr>
          <w:szCs w:val="22"/>
        </w:rPr>
        <w:t xml:space="preserv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pPr>
        <w:pStyle w:val="Heading2"/>
        <w:ind w:left="0" w:firstLine="720"/>
        <w:rPr>
          <w:szCs w:val="22"/>
        </w:rPr>
      </w:pPr>
      <w:r w:rsidRPr="002F32AC">
        <w:rPr>
          <w:szCs w:val="22"/>
          <w:u w:val="none"/>
        </w:rPr>
        <w:t>Disclaimer of Warranties</w:t>
      </w:r>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7C103252" w:rsidR="004238F2" w:rsidRPr="002F32AC" w:rsidRDefault="004238F2">
      <w:pPr>
        <w:pStyle w:val="Heading2"/>
        <w:spacing w:after="0"/>
        <w:ind w:left="0" w:firstLine="720"/>
        <w:rPr>
          <w:szCs w:val="22"/>
        </w:rPr>
        <w:pPrChange w:id="129" w:author="Jason Mann" w:date="2020-07-01T14:00:00Z">
          <w:pPr>
            <w:pStyle w:val="Heading2"/>
            <w:ind w:left="0" w:firstLine="720"/>
          </w:pPr>
        </w:pPrChange>
      </w:pPr>
      <w:r w:rsidRPr="002F32AC">
        <w:rPr>
          <w:szCs w:val="22"/>
          <w:u w:val="none"/>
        </w:rPr>
        <w:t>Limitation on Liability and Damages</w:t>
      </w:r>
      <w:r w:rsidRPr="002F32AC">
        <w:rPr>
          <w:b/>
          <w:szCs w:val="22"/>
        </w:rPr>
        <w:t xml:space="preserve">.  </w:t>
      </w:r>
      <w:r w:rsidRPr="002F32AC">
        <w:rPr>
          <w:szCs w:val="22"/>
        </w:rPr>
        <w:t xml:space="preserve">WITHOUT IN ANY WAY LIMITING THE EFFECTIVENESS OF ANY OTHER PART OF THIS ARTICLE 7, CUSTOMER AGREES THAT UNDER NO CIRCUMSTANCES SHALL THE MRO PARTIES, IN THE AGGREGATE, BE LIABLE FOR </w:t>
      </w:r>
      <w:del w:id="130" w:author="Jason Mann" w:date="2020-07-01T14:00:00Z">
        <w:r w:rsidR="00BC332C">
          <w:rPr>
            <w:szCs w:val="22"/>
          </w:rPr>
          <w:delText xml:space="preserve">EXPRESS WARRANTY </w:delText>
        </w:r>
        <w:r w:rsidRPr="002F32AC">
          <w:rPr>
            <w:szCs w:val="22"/>
          </w:rPr>
          <w:delText>DAMAGES</w:delText>
        </w:r>
      </w:del>
      <w:ins w:id="131" w:author="Jason Mann" w:date="2020-07-01T14:00:00Z">
        <w:r w:rsidRPr="002F32AC">
          <w:rPr>
            <w:szCs w:val="22"/>
          </w:rPr>
          <w:t>DAMAGES OF ANY KIND, REGARDLESS OF THE BASIS FOR LIABILITY,</w:t>
        </w:r>
      </w:ins>
      <w:r w:rsidRPr="002F32AC">
        <w:rPr>
          <w:szCs w:val="22"/>
        </w:rPr>
        <w:t xml:space="preserve"> IN EXCESS OF THE GREATER OF $10,000 OR THE SUMS PAID BY CUSTOMER TO MRO FOR SERVICES RENDERED IN CONNECTION WITH THE AIRCRAFT</w:t>
      </w:r>
      <w:ins w:id="132" w:author="Jason Mann" w:date="2020-07-01T14:00:00Z">
        <w:r w:rsidRPr="002F32AC">
          <w:rPr>
            <w:szCs w:val="22"/>
          </w:rPr>
          <w:t xml:space="preserve"> OR SERVICES RELATED TO THE LIABILITY IN QUESTION</w:t>
        </w:r>
      </w:ins>
      <w:r w:rsidRPr="002F32AC">
        <w:rPr>
          <w:szCs w:val="22"/>
        </w:rPr>
        <w:t>.</w:t>
      </w:r>
    </w:p>
    <w:p w14:paraId="75661CAC" w14:textId="77777777" w:rsidR="004238F2" w:rsidRPr="002F32AC" w:rsidRDefault="004238F2">
      <w:pPr>
        <w:pStyle w:val="Heading2"/>
        <w:spacing w:after="0"/>
        <w:ind w:left="0" w:firstLine="720"/>
        <w:rPr>
          <w:szCs w:val="22"/>
        </w:rPr>
        <w:pPrChange w:id="133" w:author="Jason Mann" w:date="2020-07-01T14:00:00Z">
          <w:pPr>
            <w:pStyle w:val="Heading2"/>
            <w:ind w:left="0" w:firstLine="720"/>
          </w:pPr>
        </w:pPrChange>
      </w:pPr>
      <w:r w:rsidRPr="002F32AC">
        <w:rPr>
          <w:szCs w:val="22"/>
          <w:u w:val="none"/>
        </w:rPr>
        <w:t>Consideration for Limitations</w:t>
      </w:r>
      <w:r w:rsidRPr="002F32AC">
        <w:rPr>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06B7149C" w:rsidR="004238F2" w:rsidRPr="002F32AC" w:rsidRDefault="004238F2" w:rsidP="004238F2">
      <w:pPr>
        <w:pStyle w:val="Heading2"/>
        <w:ind w:left="0" w:firstLine="720"/>
        <w:rPr>
          <w:szCs w:val="22"/>
        </w:rPr>
      </w:pPr>
      <w:r w:rsidRPr="002F32AC">
        <w:rPr>
          <w:szCs w:val="22"/>
          <w:u w:val="none"/>
        </w:rPr>
        <w:t>Exclusions to Express Warranty</w:t>
      </w:r>
      <w:r w:rsidRPr="002F32AC">
        <w:rPr>
          <w:szCs w:val="22"/>
        </w:rPr>
        <w:t xml:space="preserve">.  </w:t>
      </w:r>
      <w:commentRangeStart w:id="134"/>
      <w:commentRangeEnd w:id="134"/>
      <w:r w:rsidR="00907597">
        <w:rPr>
          <w:rStyle w:val="CommentReference"/>
          <w:bCs w:val="0"/>
        </w:rPr>
        <w:commentReference w:id="134"/>
      </w:r>
      <w:commentRangeStart w:id="135"/>
      <w:commentRangeStart w:id="136"/>
      <w:ins w:id="137" w:author="Jason Mann" w:date="2020-07-01T14:00:00Z">
        <w:r w:rsidRPr="002F32AC">
          <w:rPr>
            <w:szCs w:val="22"/>
          </w:rPr>
          <w:t xml:space="preserve">Customer shall have no claim under the Express Warranty or otherwise for failures caused in whole or in material part by (i) failure to properly maintain the Aircraft, Engine or part in question; or (ii) misuse, neglect, accident, repair or alteration by others.  In addition, XYZ Inc. shall have no liability to Customer for breach of the Express Warranty if Customer fails to maintain proper records and make same available to XYZ Inc., so that XYZ Inc. can determine the cause of and repair the failure in question.  In the event Customer did not timely make payment as required by the Service Agreement or this GTA, XYZ Inc.’s warranty shall be suspended until such time as all sums due XYZ Inc. have been paid. Any such suspension shall not extend the warranty period. </w:t>
        </w:r>
        <w:r w:rsidRPr="002F32AC">
          <w:rPr>
            <w:szCs w:val="22"/>
          </w:rPr>
          <w:lastRenderedPageBreak/>
          <w:t xml:space="preserve"/>
        </w:r>
        <w:r w:rsidR="007E02A8">
          <w:rPr>
            <w:szCs w:val="22"/>
          </w:rPr>
          <w:t xml:space="preserve"/>
        </w:r>
        <w:r w:rsidRPr="002F32AC">
          <w:rPr>
            <w:szCs w:val="22"/>
          </w:rPr>
          <w:t/>
        </w:r>
        <w:r w:rsidR="00FA729E">
          <w:rPr>
            <w:szCs w:val="22"/>
          </w:rPr>
          <w:t/>
        </w:r>
        <w:r w:rsidRPr="002F32AC">
          <w:rPr>
            <w:szCs w:val="22"/>
          </w:rPr>
          <w:t xml:space="preserve"/>
        </w:r>
        <w:r w:rsidR="00FA729E">
          <w:rPr>
            <w:szCs w:val="22"/>
          </w:rPr>
          <w:t/>
        </w:r>
        <w:commentRangeEnd w:id="135"/>
        <w:r w:rsidR="00907597">
          <w:rPr>
            <w:rStyle w:val="CommentReference"/>
            <w:bCs w:val="0"/>
          </w:rPr>
          <w:commentReference w:id="135"/>
        </w:r>
        <w:commentRangeEnd w:id="136"/>
        <w:r w:rsidR="009D6110">
          <w:rPr>
            <w:rStyle w:val="CommentReference"/>
            <w:bCs w:val="0"/>
          </w:rPr>
          <w:commentReference w:id="136"/>
        </w:r>
        <w:r w:rsidRPr="002F32AC">
          <w:rPr>
            <w:szCs w:val="22"/>
          </w:rPr>
          <w:t xml:space="preserve"/>
        </w:r>
      </w:ins>
      <w:r w:rsidRPr="002F32AC">
        <w:rPr>
          <w:szCs w:val="22"/>
        </w:rPr>
        <w:t xml:space="preserve">MRO does not warrant any components, parts and materials provided by Customer or </w:t>
      </w:r>
      <w:del w:id="138" w:author="Jason Mann" w:date="2020-07-01T14:00:00Z">
        <w:r w:rsidR="00907597">
          <w:rPr>
            <w:szCs w:val="22"/>
          </w:rPr>
          <w:delText>Customer’s</w:delText>
        </w:r>
      </w:del>
      <w:ins w:id="139" w:author="Jason Mann" w:date="2020-07-01T14:00:00Z">
        <w:r w:rsidRPr="002F32AC">
          <w:rPr>
            <w:szCs w:val="22"/>
          </w:rPr>
          <w:t>a</w:t>
        </w:r>
      </w:ins>
      <w:r w:rsidRPr="002F32AC">
        <w:rPr>
          <w:szCs w:val="22"/>
        </w:rPr>
        <w:t xml:space="preserve"> third party supplier against any defect</w:t>
      </w:r>
      <w:del w:id="140" w:author="Jason Mann" w:date="2020-07-01T14:00:00Z">
        <w:r w:rsidR="00907597">
          <w:rPr>
            <w:szCs w:val="22"/>
          </w:rPr>
          <w:delText>.  XYZ Inc.</w:delText>
        </w:r>
        <w:r w:rsidRPr="002F32AC">
          <w:rPr>
            <w:szCs w:val="22"/>
          </w:rPr>
          <w:delText xml:space="preserve"/>
        </w:r>
        <w:r w:rsidR="00907597">
          <w:rPr>
            <w:szCs w:val="22"/>
          </w:rPr>
          <w:delText/>
        </w:r>
      </w:del>
      <w:ins w:id="141" w:author="Jason Mann" w:date="2020-07-01T14:00:00Z">
        <w:r w:rsidRPr="002F32AC">
          <w:rPr>
            <w:szCs w:val="22"/>
          </w:rPr>
          <w:t>, although it</w:t>
        </w:r>
      </w:ins>
      <w:r w:rsidRPr="002F32AC">
        <w:rPr>
          <w:szCs w:val="22"/>
        </w:rPr>
        <w:t xml:space="preserve"> will cooperate at Customer’s expense with any claim Customer chooses to make against </w:t>
      </w:r>
      <w:del w:id="142" w:author="Jason Mann" w:date="2020-07-01T14:00:00Z">
        <w:r w:rsidR="00907597">
          <w:rPr>
            <w:szCs w:val="22"/>
          </w:rPr>
          <w:delText>any</w:delText>
        </w:r>
      </w:del>
      <w:ins w:id="143" w:author="Jason Mann" w:date="2020-07-01T14:00:00Z">
        <w:r w:rsidRPr="002F32AC">
          <w:rPr>
            <w:szCs w:val="22"/>
          </w:rPr>
          <w:t>the</w:t>
        </w:r>
      </w:ins>
      <w:r w:rsidRPr="002F32AC">
        <w:rPr>
          <w:szCs w:val="22"/>
        </w:rPr>
        <w:t xml:space="preserve"> supplier of</w:t>
      </w:r>
      <w:ins w:id="144" w:author="Jason Mann" w:date="2020-07-01T14:00:00Z">
        <w:r w:rsidRPr="002F32AC">
          <w:rPr>
            <w:szCs w:val="22"/>
          </w:rPr>
          <w:t xml:space="preserve"> such</w:t>
        </w:r>
      </w:ins>
      <w:r w:rsidRPr="002F32AC">
        <w:rPr>
          <w:szCs w:val="22"/>
        </w:rPr>
        <w:t xml:space="preserve">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545BD7">
      <w:pPr>
        <w:pStyle w:val="Heading2"/>
        <w:ind w:left="0" w:firstLine="720"/>
        <w:rPr>
          <w:szCs w:val="22"/>
        </w:rPr>
      </w:pPr>
      <w:r w:rsidRPr="002F32AC">
        <w:rPr>
          <w:szCs w:val="22"/>
          <w:u w:val="none"/>
        </w:rPr>
        <w:t>Risk of Loss.</w:t>
      </w:r>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389E4DBC" w:rsidR="0086119B" w:rsidRPr="0086119B" w:rsidRDefault="004238F2">
      <w:pPr>
        <w:pStyle w:val="Heading2"/>
        <w:spacing w:after="0"/>
        <w:ind w:left="0" w:firstLine="720"/>
        <w:rPr>
          <w:szCs w:val="22"/>
        </w:rPr>
        <w:pPrChange w:id="145" w:author="Jason Mann" w:date="2020-07-01T14:00:00Z">
          <w:pPr>
            <w:pStyle w:val="Heading2"/>
            <w:ind w:left="0" w:firstLine="720"/>
          </w:pPr>
        </w:pPrChange>
      </w:pPr>
      <w:r w:rsidRPr="002F32AC">
        <w:rPr>
          <w:szCs w:val="22"/>
          <w:u w:val="none"/>
        </w:rPr>
        <w:t>MRO Indemnity.</w:t>
      </w:r>
      <w:r w:rsidRPr="002F32AC">
        <w:rPr>
          <w:szCs w:val="22"/>
        </w:rPr>
        <w:t xml:space="preserve">  MRO agrees to indemnify, defend and hold harmless Customer,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86119B" w:rsidRPr="003B2592">
        <w:rPr>
          <w:szCs w:val="22"/>
        </w:rPr>
        <w:t xml:space="preserve">claimed by third parties against any such indemnitees and arising out of or caused by </w:t>
      </w:r>
      <w:del w:id="146" w:author="Jason Mann" w:date="2020-07-01T14:00:00Z">
        <w:r w:rsidR="00907597">
          <w:rPr>
            <w:szCs w:val="22"/>
          </w:rPr>
          <w:delText xml:space="preserve">(i) XYZ Inc.’s gross negligence or willful misconduct or that of its subcontractors, directors, officers, employees or representatives; (ii) the negligence of XYZ Inc. or XYZ Inc.’s subcontractors, employees or representatives, to the extent such action or inactions occurred at the Service Center, any other location owned or leased by XYZ Inc. or any other location where XYZ Inc. is expressly or implicitly asked by Customer to render Services; (iii) errors in information, documentation or instructions provided by CGI or its subcontractors, employees or representatives to Customer; or (iv) XYZ Inc.’s breach of its duties under this GTA or Service Agreement, including but not limited to claims and losses arising out of injury, death or property damage, and notwithstanding the negligence of any indemnitee</w:delText>
        </w:r>
        <w:r w:rsidR="0086119B" w:rsidRPr="003B2592">
          <w:rPr>
            <w:szCs w:val="22"/>
          </w:rPr>
          <w:delText xml:space="preserve"/>
        </w:r>
        <w:r w:rsidR="006556BA" w:rsidRPr="002F32AC">
          <w:rPr>
            <w:szCs w:val="22"/>
          </w:rPr>
          <w:delText xml:space="preserve"/>
        </w:r>
        <w:r w:rsidR="006556BA">
          <w:rPr>
            <w:szCs w:val="22"/>
          </w:rPr>
          <w:delText xml:space="preserve"/>
        </w:r>
        <w:r w:rsidR="006556BA" w:rsidRPr="002F32AC">
          <w:rPr>
            <w:szCs w:val="22"/>
          </w:rPr>
          <w:delText/>
        </w:r>
        <w:r w:rsidR="00907597">
          <w:rPr>
            <w:szCs w:val="22"/>
          </w:rPr>
          <w:delText/>
        </w:r>
        <w:r w:rsidR="00907597" w:rsidRPr="002F32AC">
          <w:rPr>
            <w:szCs w:val="22"/>
          </w:rPr>
          <w:delText xml:space="preserve"/>
        </w:r>
        <w:r w:rsidR="006556BA">
          <w:rPr>
            <w:szCs w:val="22"/>
          </w:rPr>
          <w:delText/>
        </w:r>
        <w:r w:rsidR="00907597" w:rsidRPr="002F32AC">
          <w:rPr>
            <w:szCs w:val="22"/>
          </w:rPr>
          <w:delText xml:space="preserve"/>
        </w:r>
        <w:r w:rsidR="006556BA">
          <w:rPr>
            <w:szCs w:val="22"/>
          </w:rPr>
          <w:delText/>
        </w:r>
        <w:r w:rsidR="00907597" w:rsidRPr="002F32AC">
          <w:rPr>
            <w:szCs w:val="22"/>
          </w:rPr>
          <w:delText xml:space="preserve"/>
        </w:r>
        <w:r w:rsidR="006556BA">
          <w:rPr>
            <w:szCs w:val="22"/>
          </w:rPr>
          <w:delText xml:space="preserve"/>
        </w:r>
        <w:r w:rsidR="00907597" w:rsidRPr="002F32AC">
          <w:rPr>
            <w:szCs w:val="22"/>
          </w:rPr>
          <w:delText xml:space="preserve"/>
        </w:r>
        <w:r w:rsidR="006556BA">
          <w:rPr>
            <w:szCs w:val="22"/>
          </w:rPr>
          <w:delText/>
        </w:r>
        <w:r w:rsidR="00907597" w:rsidRPr="002F32AC">
          <w:rPr>
            <w:szCs w:val="22"/>
          </w:rPr>
          <w:delText xml:space="preserve"/>
        </w:r>
        <w:r w:rsidR="006556BA">
          <w:rPr>
            <w:szCs w:val="22"/>
          </w:rPr>
          <w:delText/>
        </w:r>
        <w:r w:rsidR="00907597" w:rsidRPr="002F32AC">
          <w:rPr>
            <w:szCs w:val="22"/>
          </w:rPr>
          <w:delText xml:space="preserve"/>
        </w:r>
        <w:r w:rsidR="006556BA">
          <w:rPr>
            <w:szCs w:val="22"/>
          </w:rPr>
          <w:delText xml:space="preserve"/>
        </w:r>
        <w:r w:rsidR="00907597" w:rsidRPr="002F32AC">
          <w:rPr>
            <w:szCs w:val="22"/>
          </w:rPr>
          <w:delText xml:space="preserve"/>
        </w:r>
        <w:r w:rsidR="006556BA">
          <w:rPr>
            <w:szCs w:val="22"/>
          </w:rPr>
          <w:delText/>
        </w:r>
        <w:r w:rsidR="00907597">
          <w:rPr>
            <w:szCs w:val="22"/>
          </w:rPr>
          <w:delText xml:space="preserve"/>
        </w:r>
        <w:r w:rsidR="006556BA">
          <w:rPr>
            <w:szCs w:val="22"/>
          </w:rPr>
          <w:delText xml:space="preserve"/>
        </w:r>
        <w:r w:rsidR="00907597">
          <w:rPr>
            <w:szCs w:val="22"/>
          </w:rPr>
          <w:delText/>
        </w:r>
        <w:r w:rsidR="006556BA">
          <w:rPr>
            <w:szCs w:val="22"/>
          </w:rPr>
          <w:delText/>
        </w:r>
        <w:r w:rsidR="00907597">
          <w:rPr>
            <w:szCs w:val="22"/>
          </w:rPr>
          <w:delText xml:space="preserve"/>
        </w:r>
        <w:r w:rsidR="006556BA">
          <w:rPr>
            <w:szCs w:val="22"/>
          </w:rPr>
          <w:delText/>
        </w:r>
        <w:r w:rsidR="00907597">
          <w:rPr>
            <w:szCs w:val="22"/>
          </w:rPr>
          <w:delText/>
        </w:r>
        <w:r w:rsidR="00907597" w:rsidRPr="003B2592">
          <w:rPr>
            <w:szCs w:val="22"/>
          </w:rPr>
          <w:delText/>
        </w:r>
      </w:del>
      <w:ins w:id="147" w:author="Jason Mann" w:date="2020-07-01T14:00:00Z">
        <w:r w:rsidR="0086119B" w:rsidRPr="003B2592">
          <w:rPr>
            <w:szCs w:val="22"/>
          </w:rPr>
          <w:t>XYZ Inc.’s gross negligence or intentionally tortious conduct</w:t>
        </w:r>
      </w:ins>
      <w:r w:rsidR="0086119B">
        <w:rPr>
          <w:szCs w:val="22"/>
        </w:rPr>
        <w:t>.</w:t>
      </w:r>
    </w:p>
    <w:p w14:paraId="4AC25BFD" w14:textId="46294D45" w:rsidR="00FA729E" w:rsidRPr="0091305C" w:rsidRDefault="004238F2" w:rsidP="00545BD7">
      <w:pPr>
        <w:pStyle w:val="Heading2"/>
        <w:ind w:left="0" w:firstLine="720"/>
        <w:rPr>
          <w:szCs w:val="22"/>
        </w:rPr>
      </w:pPr>
      <w:r w:rsidRPr="002F32AC">
        <w:rPr>
          <w:szCs w:val="22"/>
          <w:u w:val="none"/>
        </w:rPr>
        <w:t>Customer Indemnity</w:t>
      </w:r>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(i)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2C18ED74" w:rsidR="004238F2" w:rsidRDefault="009A7195">
      <w:pPr>
        <w:pStyle w:val="Heading2"/>
        <w:spacing w:after="0"/>
        <w:ind w:left="0" w:firstLine="720"/>
        <w:rPr>
          <w:szCs w:val="22"/>
        </w:rPr>
        <w:pPrChange w:id="148" w:author="Jason Mann" w:date="2020-07-01T14:00:00Z">
          <w:pPr>
            <w:pStyle w:val="Heading2"/>
            <w:ind w:left="0" w:firstLine="720"/>
          </w:pPr>
        </w:pPrChange>
      </w:pPr>
      <w:del w:id="149" w:author="Jason Mann" w:date="2020-07-01T14:00:00Z">
        <w:r>
          <w:rPr>
            <w:szCs w:val="22"/>
            <w:u w:val="single"/>
          </w:rPr>
          <w:delText>Consequential Damages</w:delText>
        </w:r>
        <w:r w:rsidR="004238F2" w:rsidRPr="00C73656">
          <w:rPr>
            <w:szCs w:val="22"/>
          </w:rPr>
          <w:delText>.</w:delText>
        </w:r>
      </w:del>
      <w:ins w:id="150" w:author="Jason Mann" w:date="2020-07-01T14:00:00Z">
        <w:r w:rsidR="004238F2" w:rsidRPr="00FA729E">
          <w:rPr>
            <w:szCs w:val="22"/>
            <w:u w:val="single"/>
          </w:rPr>
          <w:t>Airport Charges. In the event that XYZ Inc. is billed, invoiced, or otherwise charged in any manner for parking, landing, or other fees by any airport or airport authority as a result of XYZ Inc.’s past, future, or current relationship with Customer, Customer agrees to defend, indemnify and hold XYZ Inc. harmless from all such amount and to pay or settle such claims within thirty (30) days of XYZ Inc. written notice to Customer of such claim. </w:t>
        </w:r>
        <w:r w:rsidR="004238F2" w:rsidRPr="00E9395B">
          <w:rPr>
            <w:szCs w:val="22"/>
            <w:u w:val="single"/>
          </w:rPr>
          <w:t/>
        </w:r>
        <w:r w:rsidR="004238F2" w:rsidRPr="00FA729E">
          <w:rPr>
            <w:szCs w:val="22"/>
          </w:rPr>
          <w:t xml:space="preserve"/>
        </w:r>
        <w:r w:rsidR="009D6110">
          <w:rPr>
            <w:szCs w:val="22"/>
          </w:rPr>
          <w:t xml:space="preserve"/>
        </w:r>
      </w:ins>
      <w:r w:rsidR="009D6110">
        <w:rPr>
          <w:szCs w:val="22"/>
        </w:rPr>
        <w:t xml:space="preserve"> </w:t>
      </w:r>
      <w:r>
        <w:t xml:space="preserve">Each party hereto acknowledges, </w:t>
      </w:r>
      <w:proofErr w:type="gramStart"/>
      <w:r>
        <w:t>agrees</w:t>
      </w:r>
      <w:proofErr w:type="gramEnd"/>
      <w:r>
        <w:t xml:space="preserve"> and confirms that in no case shall either party be liable for </w:t>
      </w:r>
      <w:r w:rsidRPr="009A7195">
        <w:rPr>
          <w:szCs w:val="22"/>
        </w:rPr>
        <w:t>any indirect, exemplary, incidental, special, punitive, reliance or consequential damages, including but not limited to lost profits or revenues</w:t>
      </w:r>
      <w:r>
        <w:rPr>
          <w:szCs w:val="22"/>
        </w:rPr>
        <w:t>.</w:t>
      </w:r>
      <w:ins w:id="151" w:author="Jason Mann" w:date="2020-07-01T14:00:00Z">
        <w:r w:rsidR="009D6110">
          <w:rPr>
            <w:szCs w:val="22"/>
          </w:rPr>
          <w:t xml:space="preserve">  By way of clarification, sums due pursuant to the express terms of this GTA or a Service Agreement are direct damages and, therefore, not excluded by the preceding sentence. </w:t>
        </w:r>
      </w:ins>
    </w:p>
    <w:p w14:paraId="34B42DCE" w14:textId="77777777" w:rsidR="009D6110" w:rsidRPr="009D6110" w:rsidRDefault="009D6110" w:rsidP="009D6110">
      <w:pPr>
        <w:rPr>
          <w:ins w:id="152" w:author="Jason Mann" w:date="2020-07-01T14:00:00Z"/>
        </w:rPr>
      </w:pPr>
    </w:p>
    <w:p w14:paraId="1C99874D" w14:textId="535A51E8"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del w:id="153" w:author="Jason Mann" w:date="2020-07-01T14:00:00Z">
        <w:r w:rsidR="00B745E8">
          <w:rPr>
            <w:sz w:val="22"/>
            <w:szCs w:val="22"/>
          </w:rPr>
          <w:delText>[SUBJECT TO INSURANCE ADVISOR REVIEW]</w:delText>
        </w:r>
      </w:del>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pPr>
        <w:pStyle w:val="Heading2"/>
        <w:spacing w:after="0"/>
        <w:ind w:left="0" w:firstLine="720"/>
        <w:rPr>
          <w:szCs w:val="22"/>
        </w:rPr>
        <w:pPrChange w:id="154" w:author="Jason Mann" w:date="2020-07-01T14:00:00Z">
          <w:pPr>
            <w:pStyle w:val="Heading2"/>
            <w:ind w:left="0" w:firstLine="720"/>
          </w:pPr>
        </w:pPrChange>
      </w:pPr>
      <w:r w:rsidRPr="002F32AC">
        <w:rPr>
          <w:szCs w:val="22"/>
          <w:u w:val="none"/>
        </w:rPr>
        <w:t>Worker's Compensation</w:t>
      </w:r>
      <w:r w:rsidRPr="002F32AC">
        <w:rPr>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headerReference w:type="default" r:id="rId12"/>
          <w:footerReference w:type="default" r:id="rId13"/>
          <w:headerReference w:type="first" r:id="rId14"/>
          <w:footerReference w:type="first" r:id="rId15"/>
          <w:endnotePr>
            <w:numFmt w:val="decimal"/>
          </w:endnotePr>
          <w:pgSz w:w="12240" w:h="15840"/>
          <w:pgMar w:top="1440" w:right="1440" w:bottom="1440" w:left="1440" w:header="1440" w:footer="720" w:gutter="0"/>
          <w:cols w:space="720"/>
          <w:noEndnote/>
          <w:titlePg/>
        </w:sectPr>
      </w:pPr>
    </w:p>
    <w:p w14:paraId="3E37DBDB" w14:textId="1D7C9F6F" w:rsidR="004238F2" w:rsidRDefault="004238F2" w:rsidP="00E9395B">
      <w:pPr>
        <w:pStyle w:val="Heading2"/>
        <w:spacing w:after="0"/>
        <w:ind w:left="0" w:firstLine="720"/>
        <w:rPr>
          <w:ins w:id="155" w:author="Jason Mann" w:date="2020-07-01T14:00:00Z"/>
          <w:szCs w:val="22"/>
        </w:rPr>
      </w:pPr>
      <w:r w:rsidRPr="002F32AC">
        <w:rPr>
          <w:szCs w:val="22"/>
          <w:u w:val="none"/>
        </w:rPr>
        <w:t>MRO’s Insurance</w:t>
      </w:r>
      <w:r w:rsidRPr="002F32AC">
        <w:rPr>
          <w:szCs w:val="22"/>
        </w:rPr>
        <w:t xml:space="preserve">.  </w:t>
      </w:r>
      <w:del w:id="156" w:author="Jason Mann" w:date="2020-07-01T14:00:00Z">
        <w:r w:rsidR="00B745E8">
          <w:rPr>
            <w:szCs w:val="22"/>
          </w:rPr>
          <w:delText>Prior to delivery of the Aircraft to XYZ Inc. and for a period of two years following Redelivery of the Aircraft to Customer </w:delText>
        </w:r>
        <w:r w:rsidR="00B745E8" w:rsidRPr="002F32AC">
          <w:rPr>
            <w:szCs w:val="22"/>
          </w:rPr>
          <w:delText xml:space="preserve"/>
        </w:r>
        <w:r w:rsidR="00B745E8">
          <w:rPr>
            <w:szCs w:val="22"/>
          </w:rPr>
          <w:delText xml:space="preserve"/>
        </w:r>
        <w:r w:rsidR="00B745E8" w:rsidRPr="002F32AC">
          <w:rPr>
            <w:szCs w:val="22"/>
          </w:rPr>
          <w:delText xml:space="preserve"/>
        </w:r>
      </w:del>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del w:id="157" w:author="Jason Mann" w:date="2020-07-01T14:00:00Z">
        <w:r w:rsidR="00731DAB">
          <w:rPr>
            <w:szCs w:val="22"/>
          </w:rPr>
          <w:delText xml:space="preserve"> (except for war and allied perils coverage which is subject to a sub-limit of $250,000,000 per occurrence and in the aggregate), and Premises Liability Insurance with limits of at least US$300,000,000.00.  Such insurance policies shall be maintained with insurers of internationally recognized reputation and credit standing and shall contain provisions (i) including Customer, its affiliates and their respective officers, directors, shareholders, partners, members, managers, agents, and employees as additional named insureds, (ii) waiving any such insurers' rights of subrogation, (iii) waiving any recourse against the additional insureds for payment of premiums or other payments due the insurers, and (iv) requiring XYZ Inc.'s insurers to provide Customer with thirty (30) days advance written notice of any cancellation or adverse material change to such policy and providing that such change shall not be effective as to the benefit and/or interest of the additional insureds for thirty (30) days after written notice of such cancellation or adverse material change is received by the Customer.</w:delText>
        </w:r>
        <w:r w:rsidRPr="002F32AC">
          <w:rPr>
            <w:szCs w:val="22"/>
          </w:rPr>
          <w:delText/>
        </w:r>
        <w:r w:rsidR="009252EA">
          <w:rPr>
            <w:szCs w:val="22"/>
          </w:rPr>
          <w:delText/>
        </w:r>
        <w:r w:rsidRPr="002F32AC">
          <w:rPr>
            <w:szCs w:val="22"/>
          </w:rPr>
          <w:delText xml:space="preserve"/>
        </w:r>
        <w:r w:rsidR="00B745E8" w:rsidRPr="008765B0">
          <w:delText/>
        </w:r>
        <w:r w:rsidR="00B745E8">
          <w:delText xml:space="preserve"/>
        </w:r>
        <w:r w:rsidR="00B745E8" w:rsidRPr="008765B0">
          <w:delText xml:space="preserve"/>
        </w:r>
        <w:r w:rsidR="00B745E8">
          <w:delText/>
        </w:r>
        <w:r w:rsidR="00B745E8" w:rsidRPr="008765B0">
          <w:delText xml:space="preserve"/>
        </w:r>
        <w:r w:rsidR="00B745E8">
          <w:delText xml:space="preserve"/>
        </w:r>
        <w:r w:rsidR="00B745E8" w:rsidRPr="008765B0">
          <w:delText xml:space="preserve"/>
        </w:r>
        <w:r w:rsidR="00B745E8">
          <w:delText xml:space="preserve"/>
        </w:r>
        <w:r w:rsidR="00B745E8" w:rsidRPr="008765B0">
          <w:delText xml:space="preserve"/>
        </w:r>
        <w:r w:rsidR="00B745E8">
          <w:delText xml:space="preserve"/>
        </w:r>
        <w:r w:rsidR="00B745E8" w:rsidRPr="008765B0">
          <w:delText/>
        </w:r>
        <w:r w:rsidR="00B745E8">
          <w:delText/>
        </w:r>
        <w:r w:rsidR="00B745E8" w:rsidRPr="008765B0">
          <w:delText xml:space="preserve"/>
        </w:r>
        <w:r w:rsidR="00B745E8">
          <w:delText/>
        </w:r>
        <w:r w:rsidR="00B745E8" w:rsidRPr="008765B0">
          <w:delText xml:space="preserve"/>
        </w:r>
        <w:r w:rsidR="00B745E8">
          <w:delText xml:space="preserve"/>
        </w:r>
        <w:r w:rsidR="00B745E8" w:rsidRPr="008765B0">
          <w:delText xml:space="preserve"/>
        </w:r>
        <w:r w:rsidR="00B745E8">
          <w:delText xml:space="preserve"/>
        </w:r>
        <w:r w:rsidR="00B745E8" w:rsidRPr="008765B0">
          <w:delText xml:space="preserve"/>
        </w:r>
        <w:r w:rsidR="00B745E8">
          <w:delText/>
        </w:r>
        <w:r w:rsidR="00B745E8" w:rsidRPr="008765B0">
          <w:delText/>
        </w:r>
      </w:del>
      <w:ins w:id="158" w:author="Jason Mann" w:date="2020-07-01T14:00:00Z">
        <w:r w:rsidRPr="002F32AC">
          <w:rPr>
            <w:szCs w:val="22"/>
          </w:rPr>
          <w:t>, and Premises Liability Insurance with limits of at least US$</w:t>
        </w:r>
        <w:r w:rsidR="009252EA">
          <w:rPr>
            <w:szCs w:val="22"/>
          </w:rPr>
          <w:t>3</w:t>
        </w:r>
        <w:r w:rsidRPr="002F32AC">
          <w:rPr>
            <w:szCs w:val="22"/>
          </w:rPr>
          <w:t xml:space="preserve">00,000,000.00.  </w:t>
        </w:r>
      </w:ins>
    </w:p>
    <w:p w14:paraId="138369D3" w14:textId="77777777" w:rsidR="00E9395B" w:rsidRPr="00E9395B" w:rsidRDefault="00E9395B">
      <w:pPr>
        <w:pPrChange w:id="159" w:author="Jason Mann" w:date="2020-07-01T14:00:00Z">
          <w:pPr>
            <w:pStyle w:val="Heading2"/>
            <w:ind w:left="0" w:firstLine="720"/>
          </w:pPr>
        </w:pPrChange>
      </w:pPr>
    </w:p>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shall contain provisions (i)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545BD7">
      <w:pPr>
        <w:pStyle w:val="Heading2"/>
        <w:ind w:left="0" w:firstLine="720"/>
        <w:rPr>
          <w:szCs w:val="22"/>
        </w:rPr>
      </w:pPr>
      <w:r w:rsidRPr="002F32AC">
        <w:rPr>
          <w:szCs w:val="22"/>
          <w:u w:val="none"/>
        </w:rPr>
        <w:lastRenderedPageBreak/>
        <w:t>Certificates of Insurance</w:t>
      </w:r>
      <w:r w:rsidRPr="002F32AC">
        <w:rPr>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64DC9E09"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w:t>
      </w:r>
      <w:ins w:id="160" w:author="Jason Mann" w:date="2020-07-01T14:00:00Z">
        <w:r w:rsidR="00B13B9B">
          <w:rPr>
            <w:szCs w:val="22"/>
          </w:rPr>
          <w:t xml:space="preserve">(including but not limited to Redelivery of the Aircraft) </w:t>
        </w:r>
      </w:ins>
      <w:r w:rsidRPr="002F32AC">
        <w:rPr>
          <w:szCs w:val="22"/>
        </w:rPr>
        <w:t>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w:t>
      </w:r>
      <w:ins w:id="161" w:author="Jason Mann" w:date="2020-07-01T14:00:00Z">
        <w:r w:rsidR="00B13B9B">
          <w:rPr>
            <w:szCs w:val="22"/>
          </w:rPr>
          <w:t xml:space="preserve">pandemics, epidemics, diseases, quarantines </w:t>
        </w:r>
        <w:r w:rsidR="00B13B9B" w:rsidRPr="00F47C39">
          <w:rPr>
            <w:szCs w:val="22"/>
          </w:rPr>
          <w:t>and similar occurrences</w:t>
        </w:r>
        <w:r w:rsidR="00B13B9B">
          <w:rPr>
            <w:szCs w:val="22"/>
          </w:rPr>
          <w:t xml:space="preserve">, </w:t>
        </w:r>
      </w:ins>
      <w:r w:rsidRPr="002F32AC">
        <w:rPr>
          <w:szCs w:val="22"/>
        </w:rPr>
        <w:t>or any other cause beyond its control</w:t>
      </w:r>
      <w:ins w:id="162" w:author="Jason Mann" w:date="2020-07-01T14:00:00Z">
        <w:r w:rsidR="002924D4">
          <w:rPr>
            <w:szCs w:val="22"/>
          </w:rPr>
          <w:t>, including Customer’s failure to timely pay as required by this GTA or the Service A</w:t>
        </w:r>
        <w:r w:rsidR="00B13B9B">
          <w:rPr>
            <w:szCs w:val="22"/>
          </w:rPr>
          <w:t>g</w:t>
        </w:r>
        <w:r w:rsidR="002924D4">
          <w:rPr>
            <w:szCs w:val="22"/>
          </w:rPr>
          <w:t>reement</w:t>
        </w:r>
      </w:ins>
      <w:r w:rsidRPr="002F32AC">
        <w:rPr>
          <w:szCs w:val="22"/>
        </w:rPr>
        <w:t xml:space="preserve">.  The parties agree to promptly notify each other </w:t>
      </w:r>
      <w:proofErr w:type="gramStart"/>
      <w:r w:rsidRPr="002F32AC">
        <w:rPr>
          <w:szCs w:val="22"/>
        </w:rPr>
        <w:t>in the event that</w:t>
      </w:r>
      <w:proofErr w:type="gramEnd"/>
      <w:r w:rsidRPr="002F32AC">
        <w:rPr>
          <w:szCs w:val="22"/>
        </w:rPr>
        <w:t xml:space="preserve"> the Services are delayed for any of the aforementioned reasons. </w:t>
      </w:r>
      <w:ins w:id="163" w:author="Jason Mann" w:date="2020-07-01T14:00:00Z">
        <w:r w:rsidR="00B13B9B">
          <w:rPr>
            <w:szCs w:val="22"/>
          </w:rPr>
          <w:t xml:space="preserve"> </w:t>
        </w:r>
      </w:ins>
    </w:p>
    <w:p w14:paraId="026F9357" w14:textId="77777777" w:rsidR="004238F2" w:rsidRPr="002F32AC" w:rsidRDefault="004238F2" w:rsidP="00545BD7">
      <w:pPr>
        <w:pStyle w:val="StyleHeading1Before0pt"/>
        <w:rPr>
          <w:sz w:val="22"/>
          <w:szCs w:val="22"/>
        </w:rPr>
      </w:pPr>
      <w:r w:rsidRPr="002F32AC">
        <w:rPr>
          <w:bCs w:val="0"/>
          <w:sz w:val="22"/>
          <w:szCs w:val="22"/>
        </w:rPr>
        <w:t>TERMINATION AND SUSPENSION</w:t>
      </w:r>
    </w:p>
    <w:p w14:paraId="0D742270" w14:textId="2561EF84" w:rsidR="004238F2" w:rsidRPr="002F32AC" w:rsidRDefault="004238F2">
      <w:pPr>
        <w:pStyle w:val="Heading2"/>
        <w:ind w:left="0" w:firstLine="720"/>
        <w:rPr>
          <w:szCs w:val="22"/>
        </w:rPr>
      </w:pPr>
      <w:r w:rsidRPr="002F32AC">
        <w:rPr>
          <w:szCs w:val="22"/>
          <w:u w:val="none"/>
        </w:rPr>
        <w:t>Indefinite Term of GTA</w:t>
      </w:r>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3B59CE26" w14:textId="15188482" w:rsidR="004238F2" w:rsidRPr="002F32AC" w:rsidRDefault="004238F2">
      <w:pPr>
        <w:pStyle w:val="Heading2"/>
        <w:ind w:left="0" w:firstLine="720"/>
        <w:rPr>
          <w:szCs w:val="22"/>
        </w:rPr>
      </w:pPr>
      <w:ins w:id="164" w:author="Jason Mann" w:date="2020-07-01T14:00:00Z">
        <w:r w:rsidRPr="002F32AC">
          <w:rPr>
            <w:szCs w:val="22"/>
            <w:u w:val="single"/>
          </w:rPr>
          <w:t xml:space="preserve">XYZ Inc.’s </w:t>
        </w:r>
      </w:ins>
      <w:r w:rsidRPr="002F32AC">
        <w:rPr>
          <w:szCs w:val="22"/>
          <w:u w:val="none"/>
        </w:rPr>
        <w:t>Right to Terminate or Suspend</w:t>
      </w:r>
      <w:r w:rsidRPr="002F32AC">
        <w:rPr>
          <w:b/>
          <w:szCs w:val="22"/>
        </w:rPr>
        <w:t xml:space="preserve">.  </w:t>
      </w:r>
      <w:del w:id="165" w:author="Jason Mann" w:date="2020-07-01T14:00:00Z">
        <w:r w:rsidR="001C57BB">
          <w:rPr>
            <w:bCs w:val="0"/>
            <w:szCs w:val="22"/>
          </w:rPr>
          <w:delText>Either party</w:delText>
        </w:r>
      </w:del>
      <w:ins w:id="166" w:author="Jason Mann" w:date="2020-07-01T14:00:00Z">
        <w:r w:rsidRPr="002F32AC">
          <w:rPr>
            <w:szCs w:val="22"/>
          </w:rPr>
          <w:t>XYZ Inc.</w:t>
        </w:r>
      </w:ins>
      <w:r w:rsidRPr="002F32AC">
        <w:rPr>
          <w:szCs w:val="22"/>
        </w:rPr>
        <w:t xml:space="preserve"> may terminate or suspend the </w:t>
      </w:r>
      <w:del w:id="167" w:author="Jason Mann" w:date="2020-07-01T14:00:00Z">
        <w:r w:rsidR="001C57BB">
          <w:rPr>
            <w:szCs w:val="22"/>
          </w:rPr>
          <w:delText>performance</w:delText>
        </w:r>
      </w:del>
      <w:ins w:id="168" w:author="Jason Mann" w:date="2020-07-01T14:00:00Z">
        <w:r w:rsidRPr="002F32AC">
          <w:rPr>
            <w:szCs w:val="22"/>
          </w:rPr>
          <w:t>provision</w:t>
        </w:r>
      </w:ins>
      <w:r w:rsidRPr="002F32AC">
        <w:rPr>
          <w:szCs w:val="22"/>
        </w:rPr>
        <w:t xml:space="preserve"> of </w:t>
      </w:r>
      <w:del w:id="169" w:author="Jason Mann" w:date="2020-07-01T14:00:00Z">
        <w:r w:rsidR="001C57BB">
          <w:rPr>
            <w:szCs w:val="22"/>
          </w:rPr>
          <w:delText xml:space="preserve">its obligations under this </w:delText>
        </w:r>
        <w:r w:rsidR="0032044A">
          <w:rPr>
            <w:szCs w:val="22"/>
          </w:rPr>
          <w:delText>GTA and the Service Agreement</w:delText>
        </w:r>
        <w:r w:rsidRPr="002F32AC">
          <w:rPr>
            <w:szCs w:val="22"/>
          </w:rPr>
          <w:delText xml:space="preserve">, </w:delText>
        </w:r>
        <w:r w:rsidR="001C57BB">
          <w:rPr>
            <w:szCs w:val="22"/>
          </w:rPr>
          <w:delText xml:space="preserve">in its sole discretion, </w:delText>
        </w:r>
      </w:del>
      <w:ins w:id="170" w:author="Jason Mann" w:date="2020-07-01T14:00:00Z">
        <w:r w:rsidRPr="002F32AC">
          <w:rPr>
            <w:szCs w:val="22"/>
          </w:rPr>
          <w:t xml:space="preserve">Services, </w:t>
        </w:r>
      </w:ins>
      <w:r w:rsidRPr="002F32AC">
        <w:rPr>
          <w:szCs w:val="22"/>
        </w:rPr>
        <w:t xml:space="preserve">upon written notice to </w:t>
      </w:r>
      <w:del w:id="171" w:author="Jason Mann" w:date="2020-07-01T14:00:00Z">
        <w:r w:rsidR="001C57BB">
          <w:rPr>
            <w:szCs w:val="22"/>
          </w:rPr>
          <w:delText>the other party (the “Defaulting Party”)</w:delText>
        </w:r>
        <w:r w:rsidRPr="002F32AC">
          <w:rPr>
            <w:szCs w:val="22"/>
          </w:rPr>
          <w:delText xml:space="preserve">, </w:delText>
        </w:r>
      </w:del>
      <w:ins w:id="172" w:author="Jason Mann" w:date="2020-07-01T14:00:00Z">
        <w:r w:rsidRPr="002F32AC">
          <w:rPr>
            <w:szCs w:val="22"/>
          </w:rPr>
          <w:t xml:space="preserve">Customer and in XYZ Inc.’s sole discretion, </w:t>
        </w:r>
      </w:ins>
      <w:r w:rsidRPr="002F32AC">
        <w:rPr>
          <w:szCs w:val="22"/>
        </w:rPr>
        <w:t xml:space="preserve">at any time upon the occurrence of any of the following:  (i) </w:t>
      </w:r>
      <w:del w:id="173" w:author="Jason Mann" w:date="2020-07-01T14:00:00Z">
        <w:r w:rsidR="001C57BB">
          <w:rPr>
            <w:szCs w:val="22"/>
          </w:rPr>
          <w:delText>the Defaulting Party</w:delText>
        </w:r>
        <w:r w:rsidRPr="002F32AC">
          <w:rPr>
            <w:szCs w:val="22"/>
          </w:rPr>
          <w:delText>’s</w:delText>
        </w:r>
      </w:del>
      <w:ins w:id="174" w:author="Jason Mann" w:date="2020-07-01T14:00:00Z">
        <w:r w:rsidRPr="002F32AC">
          <w:rPr>
            <w:szCs w:val="22"/>
          </w:rPr>
          <w:t>Customer’s</w:t>
        </w:r>
      </w:ins>
      <w:r w:rsidRPr="002F32AC">
        <w:rPr>
          <w:szCs w:val="22"/>
        </w:rPr>
        <w:t xml:space="preserve"> failure to timely pay any sums due pursuant to the Service Agreement or to this GTA</w:t>
      </w:r>
      <w:del w:id="175" w:author="Jason Mann" w:date="2020-07-01T14:00:00Z">
        <w:r w:rsidR="001C57BB">
          <w:rPr>
            <w:szCs w:val="22"/>
          </w:rPr>
          <w:delText xml:space="preserve"> within five (5) business days after written notice specifying such failure</w:delText>
        </w:r>
      </w:del>
      <w:r w:rsidRPr="002F32AC">
        <w:rPr>
          <w:szCs w:val="22"/>
        </w:rPr>
        <w:t xml:space="preserve">; (ii) </w:t>
      </w:r>
      <w:del w:id="176" w:author="Jason Mann" w:date="2020-07-01T14:00:00Z">
        <w:r w:rsidR="001C57BB">
          <w:rPr>
            <w:szCs w:val="22"/>
          </w:rPr>
          <w:delText>the Defaulting Party</w:delText>
        </w:r>
        <w:r w:rsidRPr="002F32AC">
          <w:rPr>
            <w:szCs w:val="22"/>
          </w:rPr>
          <w:delText>’s</w:delText>
        </w:r>
      </w:del>
      <w:ins w:id="177" w:author="Jason Mann" w:date="2020-07-01T14:00:00Z">
        <w:r w:rsidRPr="002F32AC">
          <w:rPr>
            <w:szCs w:val="22"/>
          </w:rPr>
          <w:t>Customer’s</w:t>
        </w:r>
      </w:ins>
      <w:r w:rsidRPr="002F32AC">
        <w:rPr>
          <w:szCs w:val="22"/>
        </w:rPr>
        <w:t xml:space="preserve"> breach of the Service Agreement or this GTA</w:t>
      </w:r>
      <w:del w:id="178" w:author="Jason Mann" w:date="2020-07-01T14:00:00Z">
        <w:r w:rsidR="001C57BB">
          <w:rPr>
            <w:szCs w:val="22"/>
          </w:rPr>
          <w:delText xml:space="preserve"> that remains uncured within 15 days after notice specifying such failure</w:delText>
        </w:r>
      </w:del>
      <w:r w:rsidRPr="002F32AC">
        <w:rPr>
          <w:szCs w:val="22"/>
        </w:rPr>
        <w:t xml:space="preserve">; (iii) </w:t>
      </w:r>
      <w:del w:id="179" w:author="Jason Mann" w:date="2020-07-01T14:00:00Z">
        <w:r w:rsidR="001C57BB">
          <w:rPr>
            <w:szCs w:val="22"/>
          </w:rPr>
          <w:delText>the Defaulting Party</w:delText>
        </w:r>
        <w:r w:rsidR="002F32AC">
          <w:rPr>
            <w:szCs w:val="22"/>
          </w:rPr>
          <w:delText>’s</w:delText>
        </w:r>
      </w:del>
      <w:ins w:id="180" w:author="Jason Mann" w:date="2020-07-01T14:00:00Z">
        <w:r w:rsidR="002F32AC">
          <w:rPr>
            <w:szCs w:val="22"/>
          </w:rPr>
          <w:t>Customer’s</w:t>
        </w:r>
      </w:ins>
      <w:r w:rsidR="002F32AC">
        <w:rPr>
          <w:szCs w:val="22"/>
        </w:rPr>
        <w:t xml:space="preserve"> failure to maintain the insurance required </w:t>
      </w:r>
      <w:del w:id="181" w:author="Jason Mann" w:date="2020-07-01T14:00:00Z">
        <w:r w:rsidR="001C57BB">
          <w:rPr>
            <w:szCs w:val="22"/>
          </w:rPr>
          <w:delText xml:space="preserve">to be maintained by it </w:delText>
        </w:r>
      </w:del>
      <w:r w:rsidR="002F32AC">
        <w:rPr>
          <w:szCs w:val="22"/>
        </w:rPr>
        <w:t xml:space="preserve">in this GTA; (iv) </w:t>
      </w:r>
      <w:del w:id="182" w:author="Jason Mann" w:date="2020-07-01T14:00:00Z">
        <w:r w:rsidR="001C57BB">
          <w:rPr>
            <w:szCs w:val="22"/>
          </w:rPr>
          <w:delText>such party</w:delText>
        </w:r>
        <w:r w:rsidRPr="002F32AC">
          <w:rPr>
            <w:szCs w:val="22"/>
          </w:rPr>
          <w:delText>’s</w:delText>
        </w:r>
      </w:del>
      <w:ins w:id="183" w:author="Jason Mann" w:date="2020-07-01T14:00:00Z">
        <w:r w:rsidRPr="002F32AC">
          <w:rPr>
            <w:szCs w:val="22"/>
          </w:rPr>
          <w:t>XYZ Inc.’s</w:t>
        </w:r>
      </w:ins>
      <w:r w:rsidRPr="002F32AC">
        <w:rPr>
          <w:szCs w:val="22"/>
        </w:rPr>
        <w:t xml:space="preserve"> reasonable determination that </w:t>
      </w:r>
      <w:del w:id="184" w:author="Jason Mann" w:date="2020-07-01T14:00:00Z">
        <w:r w:rsidR="001C57BB">
          <w:rPr>
            <w:szCs w:val="22"/>
          </w:rPr>
          <w:delText>the Defaulting Party</w:delText>
        </w:r>
      </w:del>
      <w:ins w:id="185" w:author="Jason Mann" w:date="2020-07-01T14:00:00Z">
        <w:r w:rsidRPr="002F32AC">
          <w:rPr>
            <w:szCs w:val="22"/>
          </w:rPr>
          <w:t>Customer</w:t>
        </w:r>
      </w:ins>
      <w:r w:rsidRPr="002F32AC">
        <w:rPr>
          <w:szCs w:val="22"/>
        </w:rPr>
        <w:t xml:space="preserve"> is unable to pay </w:t>
      </w:r>
      <w:del w:id="186" w:author="Jason Mann" w:date="2020-07-01T14:00:00Z">
        <w:r w:rsidR="001C57BB">
          <w:rPr>
            <w:szCs w:val="22"/>
          </w:rPr>
          <w:delText>its obligations under this GTA</w:delText>
        </w:r>
      </w:del>
      <w:ins w:id="187" w:author="Jason Mann" w:date="2020-07-01T14:00:00Z">
        <w:r w:rsidRPr="002F32AC">
          <w:rPr>
            <w:szCs w:val="22"/>
          </w:rPr>
          <w:t>for the Services; (v) XYZ Inc.’s inability to provide the Services based on a decision</w:t>
        </w:r>
      </w:ins>
      <w:r w:rsidRPr="002F32AC">
        <w:rPr>
          <w:szCs w:val="22"/>
        </w:rPr>
        <w:t xml:space="preserve"> or </w:t>
      </w:r>
      <w:ins w:id="188" w:author="Jason Mann" w:date="2020-07-01T14:00:00Z">
        <w:r w:rsidRPr="002F32AC">
          <w:rPr>
            <w:szCs w:val="22"/>
          </w:rPr>
          <w:t xml:space="preserve">action of </w:t>
        </w:r>
      </w:ins>
      <w:r w:rsidRPr="002F32AC">
        <w:rPr>
          <w:szCs w:val="22"/>
        </w:rPr>
        <w:t xml:space="preserve">the </w:t>
      </w:r>
      <w:del w:id="189" w:author="Jason Mann" w:date="2020-07-01T14:00:00Z">
        <w:r w:rsidRPr="002F32AC">
          <w:rPr>
            <w:szCs w:val="22"/>
          </w:rPr>
          <w:delText>Service</w:delText>
        </w:r>
        <w:r w:rsidR="001C57BB">
          <w:rPr>
            <w:szCs w:val="22"/>
          </w:rPr>
          <w:delText xml:space="preserve"> Agreement</w:delText>
        </w:r>
        <w:r w:rsidRPr="002F32AC">
          <w:rPr>
            <w:szCs w:val="22"/>
          </w:rPr>
          <w:delText>;</w:delText>
        </w:r>
      </w:del>
      <w:ins w:id="190" w:author="Jason Mann" w:date="2020-07-01T14:00:00Z">
        <w:r w:rsidRPr="002F32AC">
          <w:rPr>
            <w:szCs w:val="22"/>
          </w:rPr>
          <w:t>FAA</w:t>
        </w:r>
      </w:ins>
      <w:r w:rsidRPr="002F32AC">
        <w:rPr>
          <w:szCs w:val="22"/>
        </w:rPr>
        <w:t xml:space="preserve"> or </w:t>
      </w:r>
      <w:del w:id="191" w:author="Jason Mann" w:date="2020-07-01T14:00:00Z">
        <w:r w:rsidRPr="002F32AC">
          <w:rPr>
            <w:szCs w:val="22"/>
          </w:rPr>
          <w:delText xml:space="preserve">(v) </w:delText>
        </w:r>
        <w:r w:rsidR="001C57BB">
          <w:rPr>
            <w:szCs w:val="22"/>
          </w:rPr>
          <w:delText>bankruptcy, insolvency, liquidation, reorganization</w:delText>
        </w:r>
      </w:del>
      <w:ins w:id="192" w:author="Jason Mann" w:date="2020-07-01T14:00:00Z">
        <w:r w:rsidRPr="002F32AC">
          <w:rPr>
            <w:szCs w:val="22"/>
          </w:rPr>
          <w:t>other governmental agency</w:t>
        </w:r>
      </w:ins>
      <w:r w:rsidRPr="002F32AC">
        <w:rPr>
          <w:szCs w:val="22"/>
        </w:rPr>
        <w:t xml:space="preserve"> or </w:t>
      </w:r>
      <w:ins w:id="193" w:author="Jason Mann" w:date="2020-07-01T14:00:00Z">
        <w:r w:rsidRPr="002F32AC">
          <w:rPr>
            <w:szCs w:val="22"/>
          </w:rPr>
          <w:t>(v</w:t>
        </w:r>
        <w:r w:rsidR="002F32AC">
          <w:rPr>
            <w:szCs w:val="22"/>
          </w:rPr>
          <w:t>i</w:t>
        </w:r>
        <w:r w:rsidRPr="002F32AC">
          <w:rPr>
            <w:szCs w:val="22"/>
          </w:rPr>
          <w:t xml:space="preserve">) for any </w:t>
        </w:r>
      </w:ins>
      <w:r w:rsidRPr="002F32AC">
        <w:rPr>
          <w:szCs w:val="22"/>
        </w:rPr>
        <w:t xml:space="preserve">other </w:t>
      </w:r>
      <w:del w:id="194" w:author="Jason Mann" w:date="2020-07-01T14:00:00Z">
        <w:r w:rsidR="001C57BB">
          <w:rPr>
            <w:szCs w:val="22"/>
          </w:rPr>
          <w:delText>similar proceedings being commenced by the Defaulting Party or being commenced against the Defaulting Party and not dismissed within 30 days</w:delText>
        </w:r>
        <w:r w:rsidRPr="002F32AC">
          <w:rPr>
            <w:szCs w:val="22"/>
          </w:rPr>
          <w:delText>.</w:delText>
        </w:r>
      </w:del>
      <w:ins w:id="195" w:author="Jason Mann" w:date="2020-07-01T14:00:00Z">
        <w:r w:rsidRPr="002F32AC">
          <w:rPr>
            <w:szCs w:val="22"/>
          </w:rPr>
          <w:t>reason beyond XYZ Inc.’s control.</w:t>
        </w:r>
      </w:ins>
      <w:r w:rsidRPr="002F32AC">
        <w:rPr>
          <w:szCs w:val="22"/>
        </w:rPr>
        <w:t xml:space="preserve">  </w:t>
      </w:r>
    </w:p>
    <w:p w14:paraId="7F465FC4" w14:textId="385FF947" w:rsidR="004238F2" w:rsidRPr="002F32AC" w:rsidRDefault="004238F2" w:rsidP="004238F2">
      <w:pPr>
        <w:pStyle w:val="Heading2"/>
        <w:ind w:left="0" w:firstLine="720"/>
        <w:rPr>
          <w:szCs w:val="22"/>
        </w:rPr>
      </w:pPr>
      <w:r w:rsidRPr="002F32AC">
        <w:rPr>
          <w:szCs w:val="22"/>
          <w:u w:val="none"/>
        </w:rPr>
        <w:t>Effect of Termination</w:t>
      </w:r>
      <w:r w:rsidRPr="002F32AC">
        <w:rPr>
          <w:szCs w:val="22"/>
        </w:rPr>
        <w:t xml:space="preserve">.  </w:t>
      </w:r>
      <w:del w:id="196" w:author="Jason Mann" w:date="2020-07-01T14:00:00Z">
        <w:r w:rsidR="0032044A">
          <w:rPr>
            <w:szCs w:val="22"/>
          </w:rPr>
          <w:delText>Any t</w:delText>
        </w:r>
        <w:r w:rsidRPr="002F32AC">
          <w:rPr>
            <w:szCs w:val="22"/>
          </w:rPr>
          <w:delText>ermination</w:delText>
        </w:r>
      </w:del>
      <w:ins w:id="197" w:author="Jason Mann" w:date="2020-07-01T14:00:00Z">
        <w:r w:rsidRPr="002F32AC">
          <w:rPr>
            <w:szCs w:val="22"/>
          </w:rPr>
          <w:t>Termination</w:t>
        </w:r>
      </w:ins>
      <w:r w:rsidRPr="002F32AC">
        <w:rPr>
          <w:szCs w:val="22"/>
        </w:rPr>
        <w:t xml:space="preserve"> shall not diminish </w:t>
      </w:r>
      <w:del w:id="198" w:author="Jason Mann" w:date="2020-07-01T14:00:00Z">
        <w:r w:rsidR="0032044A">
          <w:rPr>
            <w:szCs w:val="22"/>
          </w:rPr>
          <w:delText>the Defaulting Party</w:delText>
        </w:r>
        <w:r w:rsidRPr="002F32AC">
          <w:rPr>
            <w:szCs w:val="22"/>
          </w:rPr>
          <w:delText>’s</w:delText>
        </w:r>
      </w:del>
      <w:ins w:id="199" w:author="Jason Mann" w:date="2020-07-01T14:00:00Z">
        <w:r w:rsidRPr="002F32AC">
          <w:rPr>
            <w:szCs w:val="22"/>
          </w:rPr>
          <w:t>Customer’s</w:t>
        </w:r>
      </w:ins>
      <w:r w:rsidRPr="002F32AC">
        <w:rPr>
          <w:szCs w:val="22"/>
        </w:rPr>
        <w:t xml:space="preserve">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w:t>
      </w:r>
      <w:del w:id="200" w:author="Jason Mann" w:date="2020-07-01T14:00:00Z">
        <w:r w:rsidR="0032044A">
          <w:rPr>
            <w:szCs w:val="22"/>
          </w:rPr>
          <w:delText xml:space="preserve">(a) </w:delText>
        </w:r>
      </w:del>
      <w:r w:rsidRPr="002F32AC">
        <w:rPr>
          <w:szCs w:val="22"/>
        </w:rPr>
        <w:t>upon termination</w:t>
      </w:r>
      <w:del w:id="201" w:author="Jason Mann" w:date="2020-07-01T14:00:00Z">
        <w:r w:rsidRPr="002F32AC">
          <w:rPr>
            <w:szCs w:val="22"/>
          </w:rPr>
          <w:delText xml:space="preserve"> </w:delText>
        </w:r>
        <w:r w:rsidR="0032044A">
          <w:rPr>
            <w:szCs w:val="22"/>
          </w:rPr>
          <w:delText>where Customer is the Defaulting Party,</w:delText>
        </w:r>
      </w:del>
      <w:r w:rsidRPr="002F32AC">
        <w:rPr>
          <w:szCs w:val="22"/>
        </w:rPr>
        <w:t xml:space="preserve"> (i) MRO shall have no further obligation to perform any Services, and (ii) MRO shall have no duty to honor any warranty for Services for which Customer did not timely pay all related charges</w:t>
      </w:r>
      <w:del w:id="202" w:author="Jason Mann" w:date="2020-07-01T14:00:00Z">
        <w:r w:rsidR="0032044A">
          <w:rPr>
            <w:szCs w:val="22"/>
          </w:rPr>
          <w:delText xml:space="preserve"> and (b) upon termination where XYZ Inc. is the Defaulting Party, (i) XYZ Inc. shall have no further obligation to make any further payments of any kind to XYZ Inc..  Upon a termination where Customer is the Defaulting Party, (1)</w:delText>
        </w:r>
        <w:r w:rsidR="0032044A" w:rsidRPr="002F32AC">
          <w:rPr>
            <w:szCs w:val="22"/>
          </w:rPr>
          <w:delText xml:space="preserve"/>
        </w:r>
        <w:r w:rsidR="0032044A">
          <w:rPr>
            <w:szCs w:val="22"/>
          </w:rPr>
          <w:delText xml:space="preserve"/>
        </w:r>
        <w:r w:rsidR="0032044A" w:rsidRPr="002F32AC">
          <w:rPr>
            <w:szCs w:val="22"/>
          </w:rPr>
          <w:delText xml:space="preserve"/>
        </w:r>
        <w:r w:rsidR="0032044A">
          <w:rPr>
            <w:szCs w:val="22"/>
          </w:rPr>
          <w:delText/>
        </w:r>
        <w:r w:rsidRPr="002F32AC">
          <w:rPr>
            <w:szCs w:val="22"/>
          </w:rPr>
          <w:delText xml:space="preserve"/>
        </w:r>
        <w:r w:rsidR="0032044A">
          <w:rPr>
            <w:szCs w:val="22"/>
          </w:rPr>
          <w:delText xml:space="preserve"/>
        </w:r>
        <w:r w:rsidR="009524CF">
          <w:rPr>
            <w:szCs w:val="22"/>
          </w:rPr>
          <w:delText/>
        </w:r>
      </w:del>
      <w:ins w:id="203" w:author="Jason Mann" w:date="2020-07-01T14:00:00Z">
        <w:r w:rsidRPr="002F32AC">
          <w:rPr>
            <w:szCs w:val="22"/>
          </w:rPr>
          <w:t xml:space="preserve">. XYZ Inc. shall be entitled to a Parking Fee, retroactive to the date of the written notice to Customer to terminate or suspend the provision of Services.  In addition to the above, in the event of a termination pursuant to Section 11.2,</w:t>
        </w:r>
        <w:r w:rsidRPr="002F32AC">
          <w:rPr>
            <w:szCs w:val="22"/>
          </w:rPr>
          <w:lastRenderedPageBreak/>
          <w:t/>
        </w:r>
      </w:ins>
      <w:r w:rsidRPr="002F32AC">
        <w:rPr>
          <w:szCs w:val="22"/>
        </w:rPr>
        <w:t xml:space="preserve"> MRO shall be entitled to move the Aircraft off MRO’s premises and the Customer shall be responsible for all expenses incurred in relocating the Aircraft</w:t>
      </w:r>
      <w:r w:rsidR="005B6F6E">
        <w:rPr>
          <w:szCs w:val="22"/>
        </w:rPr>
        <w:t>, Parking Fees set forth in §1.</w:t>
      </w:r>
      <w:del w:id="204" w:author="Jason Mann" w:date="2020-07-01T14:00:00Z">
        <w:r w:rsidR="00926EC4">
          <w:rPr>
            <w:szCs w:val="22"/>
          </w:rPr>
          <w:delText>11</w:delText>
        </w:r>
      </w:del>
      <w:ins w:id="205" w:author="Jason Mann" w:date="2020-07-01T14:00:00Z">
        <w:r w:rsidR="005B6F6E">
          <w:rPr>
            <w:szCs w:val="22"/>
          </w:rPr>
          <w:t>9</w:t>
        </w:r>
      </w:ins>
      <w:r w:rsidRPr="002F32AC">
        <w:rPr>
          <w:szCs w:val="22"/>
        </w:rPr>
        <w:t xml:space="preserve"> above, and any other expenses relating to </w:t>
      </w:r>
      <w:del w:id="206" w:author="Jason Mann" w:date="2020-07-01T14:00:00Z">
        <w:r w:rsidR="0032044A">
          <w:rPr>
            <w:szCs w:val="22"/>
          </w:rPr>
          <w:delText>parking</w:delText>
        </w:r>
      </w:del>
      <w:ins w:id="207" w:author="Jason Mann" w:date="2020-07-01T14:00:00Z">
        <w:r w:rsidRPr="002F32AC">
          <w:rPr>
            <w:szCs w:val="22"/>
          </w:rPr>
          <w:t>the Aircraft. XYZ Inc.’s liability for loss or damage to the Aircraft, whether under a tort, contract, bailment, or other basis, and XYZ Inc.’s duty to provide security or to otherwise provide for the safe keeping</w:t>
        </w:r>
      </w:ins>
      <w:r w:rsidRPr="002F32AC">
        <w:rPr>
          <w:szCs w:val="22"/>
        </w:rPr>
        <w:t xml:space="preserve"> of the Aircraft</w:t>
      </w:r>
      <w:del w:id="208" w:author="Jason Mann" w:date="2020-07-01T14:00:00Z">
        <w:r w:rsidR="009524CF">
          <w:rPr>
            <w:szCs w:val="22"/>
          </w:rPr>
          <w:delText>, all in a manner consistent with §</w:delText>
        </w:r>
      </w:del>
      <w:ins w:id="209" w:author="Jason Mann" w:date="2020-07-01T14:00:00Z">
        <w:r w:rsidRPr="002F32AC">
          <w:rPr>
            <w:szCs w:val="22"/>
          </w:rPr>
          <w:t xml:space="preserve"> shall cease five (</w:t>
        </w:r>
      </w:ins>
      <w:r w:rsidRPr="002F32AC">
        <w:rPr>
          <w:szCs w:val="22"/>
        </w:rPr>
        <w:t>5</w:t>
      </w:r>
      <w:del w:id="210" w:author="Jason Mann" w:date="2020-07-01T14:00:00Z">
        <w:r w:rsidR="009524CF">
          <w:rPr>
            <w:szCs w:val="22"/>
          </w:rPr>
          <w:delText xml:space="preserve">.2, </w:delText>
        </w:r>
        <w:r w:rsidRPr="002F32AC">
          <w:rPr>
            <w:szCs w:val="22"/>
          </w:rPr>
          <w:delText xml:space="preserve">, </w:delText>
        </w:r>
        <w:r w:rsidR="009524CF">
          <w:rPr>
            <w:szCs w:val="22"/>
          </w:rPr>
          <w:delText>(2)</w:delText>
        </w:r>
      </w:del>
      <w:ins w:id="211" w:author="Jason Mann" w:date="2020-07-01T14:00:00Z">
        <w:r w:rsidRPr="002F32AC">
          <w:rPr>
            <w:szCs w:val="22"/>
          </w:rPr>
          <w:t>) days after the date of the written notice to Customer to terminate or suspend the provision of Services.</w:t>
        </w:r>
      </w:ins>
      <w:r w:rsidRPr="002F32AC">
        <w:rPr>
          <w:szCs w:val="22"/>
        </w:rPr>
        <w:t xml:space="preserve"> MRO shall have no duty to maintain the Aircraft, its systems or components after such advice, unless Customer and MRO agree otherwise in writing and Customer pays MRO for such Services within three (3) days of Customer being invoiced for same</w:t>
      </w:r>
      <w:del w:id="212" w:author="Jason Mann" w:date="2020-07-01T14:00:00Z">
        <w:r w:rsidR="009524CF">
          <w:rPr>
            <w:szCs w:val="22"/>
          </w:rPr>
          <w:delText xml:space="preserve"> and (3)</w:delText>
        </w:r>
      </w:del>
      <w:ins w:id="213" w:author="Jason Mann" w:date="2020-07-01T14:00:00Z">
        <w:r w:rsidRPr="002F32AC">
          <w:rPr>
            <w:szCs w:val="22"/>
          </w:rPr>
          <w:t>. Upon termination,</w:t>
        </w:r>
      </w:ins>
      <w:r w:rsidRPr="002F32AC">
        <w:rPr>
          <w:szCs w:val="22"/>
        </w:rPr>
        <w:t xml:space="preserve"> MRO may, in its sole discretion, issue a Re-Delivery </w:t>
      </w:r>
      <w:del w:id="214" w:author="Jason Mann" w:date="2020-07-01T14:00:00Z">
        <w:r w:rsidR="009524CF">
          <w:rPr>
            <w:szCs w:val="22"/>
          </w:rPr>
          <w:delText>Notice</w:delText>
        </w:r>
      </w:del>
      <w:ins w:id="215" w:author="Jason Mann" w:date="2020-07-01T14:00:00Z">
        <w:r w:rsidRPr="002F32AC">
          <w:rPr>
            <w:szCs w:val="22"/>
          </w:rPr>
          <w:t>Advice</w:t>
        </w:r>
      </w:ins>
      <w:r w:rsidRPr="002F32AC">
        <w:rPr>
          <w:szCs w:val="22"/>
        </w:rPr>
        <w:t>, in which case the provisions of Section 5.2 and 3.</w:t>
      </w:r>
      <w:r w:rsidR="00E7003D">
        <w:rPr>
          <w:szCs w:val="22"/>
        </w:rPr>
        <w:t>7</w:t>
      </w:r>
      <w:r w:rsidR="00E7003D" w:rsidRPr="002F32AC">
        <w:rPr>
          <w:szCs w:val="22"/>
        </w:rPr>
        <w:t xml:space="preserve"> </w:t>
      </w:r>
      <w:r w:rsidRPr="002F32AC">
        <w:rPr>
          <w:szCs w:val="22"/>
        </w:rPr>
        <w:t>shall control, even if the Services are not complete and, as result, the Aircraft is not airworthy or cannot be moved.</w:t>
      </w:r>
      <w:del w:id="216" w:author="Jason Mann" w:date="2020-07-01T14:00:00Z">
        <w:r w:rsidR="009524CF">
          <w:rPr>
            <w:szCs w:val="22"/>
          </w:rPr>
          <w:delText xml:space="preserve">  Upon a termination where XYZ Inc. is the Defaulting Party, upon Customer’s demand in its sole discretion delivered to XYZ Inc., XYZ Inc. shall as soon as possible redeliver the Aircraft and all related Engines and Components for removal by Customer from the Service Center, at the cost of XYZ Inc..</w:delText>
        </w:r>
      </w:del>
    </w:p>
    <w:p w14:paraId="49D4EBD9" w14:textId="7CE80F7E" w:rsidR="004238F2" w:rsidRPr="002F32AC" w:rsidRDefault="004238F2" w:rsidP="004238F2">
      <w:pPr>
        <w:pStyle w:val="Heading2"/>
        <w:ind w:left="0" w:firstLine="720"/>
        <w:rPr>
          <w:szCs w:val="22"/>
        </w:rPr>
      </w:pPr>
      <w:r w:rsidRPr="002F32AC">
        <w:rPr>
          <w:szCs w:val="22"/>
          <w:u w:val="none"/>
        </w:rPr>
        <w:t>Nonexclusive Remedy</w:t>
      </w:r>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ins w:id="217" w:author="Jason Mann" w:date="2020-07-01T14:00:00Z">
        <w:r w:rsidR="00273832">
          <w:rPr>
            <w:szCs w:val="22"/>
          </w:rPr>
          <w:t>, but all remedies of Customer shall be subject to the limitations contained in Article 7 of this GTA</w:t>
        </w:r>
      </w:ins>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58683BA4"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shall be in writing to MRO effective if sent  email and recognized overnight courier to MRO Inc., Attn: President,  , , Dover, DE , Email: jbloggs@mro.com and  to Customer shall be effective if sent  email and recognized overnight courier to the  set forth above to such  specified in any applicable Service Agreement,  to such other notice  as  designates by written notice to .  Avoidance or refusal to accept delivery of a notice sent via a courier, overnight delivery service, or USPS shall constitute delivery.  </w:t>
      </w:r>
      <w:r w:rsidR="00273832" w:rsidRPr="0019341A">
        <w:rPr>
          <w:szCs w:val="22"/>
        </w:rPr>
      </w:r>
      <w:ins w:id="218" w:author="Jason Mann" w:date="2020-07-01T14:00:00Z">
        <w:r w:rsidR="00273832">
          <w:rPr>
            <w:szCs w:val="22"/>
          </w:rPr>
          <w:t xml:space="preserve">that are of default, breach or notice of cure prior to a default or breach </w:t>
        </w:r>
      </w:ins>
      <w:r w:rsidR="00273832" w:rsidRPr="0019341A">
        <w:rPr>
          <w:szCs w:val="22"/>
        </w:rPr>
      </w:r>
      <w:del w:id="219" w:author="Jason Mann" w:date="2020-07-01T14:00:00Z">
        <w:r w:rsidRPr="0019341A">
          <w:rPr>
            <w:szCs w:val="22"/>
          </w:rPr>
          <w:delText>.  Notices</w:delText>
        </w:r>
      </w:del>
      <w:ins w:id="220" w:author="Jason Mann" w:date="2020-07-01T14:00:00Z">
        <w:r w:rsidR="00273832">
          <w:rPr>
            <w:szCs w:val="22"/>
          </w:rPr>
          <w:t xml:space="preserve"> and (i) as</w:t>
        </w:r>
      </w:ins>
      <w:r w:rsidR="00273832" w:rsidRPr="0019341A">
        <w:rPr>
          <w:szCs w:val="22"/>
        </w:rPr>
      </w:r>
      <w:del w:id="221" w:author="Jason Mann" w:date="2020-07-01T14:00:00Z">
        <w:r w:rsidRPr="0019341A">
          <w:rPr>
            <w:szCs w:val="22"/>
          </w:rPr>
          <w:delText xml:space="preserve"> are only</w:delText>
        </w:r>
      </w:del>
      <w:ins w:id="222" w:author="Jason Mann" w:date="2020-07-01T14:00:00Z">
        <w:r w:rsidR="00273832">
          <w:rPr>
            <w:szCs w:val="22"/>
          </w:rPr>
          <w:t>, shall be</w:t>
        </w:r>
      </w:ins>
      <w:r w:rsidR="00273832" w:rsidRPr="0019341A">
        <w:rPr>
          <w:szCs w:val="22"/>
        </w:rPr>
      </w:r>
      <w:ins w:id="223" w:author="Jason Mann" w:date="2020-07-01T14:00:00Z">
        <w:r w:rsidR="00273832">
          <w:rPr>
            <w:szCs w:val="22"/>
          </w:rPr>
          <w:t xml:space="preserve">only </w:t>
        </w:r>
      </w:ins>
      <w:r w:rsidR="00273832" w:rsidRPr="0019341A">
        <w:rPr>
          <w:szCs w:val="22"/>
        </w:rPr>
      </w:r>
      <w:del w:id="224" w:author="Jason Mann" w:date="2020-07-01T14:00:00Z">
        <w:r w:rsidRPr="0019341A">
          <w:rPr>
            <w:szCs w:val="22"/>
          </w:rPr>
          <w:delText>via</w:delText>
        </w:r>
      </w:del>
      <w:ins w:id="225" w:author="Jason Mann" w:date="2020-07-01T14:00:00Z">
        <w:r w:rsidR="00273832">
          <w:rPr>
            <w:szCs w:val="22"/>
          </w:rPr>
          <w:t>by both</w:t>
        </w:r>
      </w:ins>
      <w:r w:rsidR="00273832" w:rsidRPr="0019341A">
        <w:rPr>
          <w:szCs w:val="22"/>
        </w:rPr>
      </w:r>
      <w:del w:id="226" w:author="Jason Mann" w:date="2020-07-01T14:00:00Z">
        <w:r w:rsidRPr="0019341A">
          <w:rPr>
            <w:szCs w:val="22"/>
          </w:rPr>
          <w:delText xml:space="preserve"> via</w:delText>
        </w:r>
      </w:del>
      <w:r w:rsidR="00273832" w:rsidRPr="0019341A">
        <w:rPr>
          <w:szCs w:val="22"/>
        </w:rPr>
      </w:r>
      <w:r w:rsidR="00273832" w:rsidRPr="0019341A">
        <w:rPr>
          <w:szCs w:val="22"/>
          <w:vertAlign w:val="superscript"/>
        </w:rPr>
      </w:r>
      <w:r w:rsidR="00273832" w:rsidRPr="0019341A">
        <w:rPr>
          <w:szCs w:val="22"/>
        </w:rPr>
      </w:r>
      <w:r w:rsidR="009F3C81"/>
      <w:r w:rsidR="009F3C81"/>
      <w:r w:rsidR="009F3C81"/>
      <w:r w:rsidR="00273832" w:rsidRPr="00707EAE">
        <w:rPr>
          <w:rStyle w:val="Hyperlink"/>
          <w:szCs w:val="22"/>
        </w:rPr>
      </w:r>
      <w:r w:rsidR="009F3C81">
        <w:rPr>
          <w:rStyle w:val="Hyperlink"/>
          <w:rPrChange w:id="227" w:author="Jason Mann" w:date="2020-07-01T14:00:00Z">
            <w:rPr/>
          </w:rPrChange>
        </w:rPr>
      </w:r>
      <w:del w:id="228" w:author="Jason Mann" w:date="2020-07-01T14:00:00Z">
        <w:r w:rsidR="009524CF">
          <w:rPr>
            <w:szCs w:val="22"/>
          </w:rPr>
          <w:delText>,</w:delText>
        </w:r>
      </w:del>
      <w:ins w:id="229" w:author="Jason Mann" w:date="2020-07-01T14:00:00Z">
        <w:r w:rsidR="00273832">
          <w:rPr>
            <w:szCs w:val="22"/>
          </w:rPr>
          <w:t>;</w:t>
        </w:r>
      </w:ins>
      <w:r w:rsidR="00273832">
        <w:rPr>
          <w:szCs w:val="22"/>
        </w:rPr>
      </w:r>
      <w:del w:id="230" w:author="Jason Mann" w:date="2020-07-01T14:00:00Z">
        <w:r w:rsidR="009524CF">
          <w:rPr>
            <w:szCs w:val="22"/>
          </w:rPr>
          <w:delText>n</w:delText>
        </w:r>
        <w:r w:rsidRPr="0019341A">
          <w:rPr>
            <w:szCs w:val="22"/>
          </w:rPr>
          <w:delText>otices</w:delText>
        </w:r>
      </w:del>
      <w:ins w:id="231" w:author="Jason Mann" w:date="2020-07-01T14:00:00Z">
        <w:r w:rsidR="00273832">
          <w:rPr>
            <w:szCs w:val="22"/>
          </w:rPr>
          <w:t>(ii) if</w:t>
        </w:r>
      </w:ins>
      <w:r w:rsidR="00273832" w:rsidRPr="0019341A">
        <w:rPr>
          <w:szCs w:val="22"/>
        </w:rPr>
      </w:r>
      <w:ins w:id="232" w:author="Jason Mann" w:date="2020-07-01T14:00:00Z">
        <w:r w:rsidR="00273832">
          <w:rPr>
            <w:szCs w:val="22"/>
          </w:rPr>
          <w:t>,</w:t>
        </w:r>
      </w:ins>
      <w:r w:rsidR="00273832" w:rsidRPr="0019341A">
        <w:rPr>
          <w:szCs w:val="22"/>
        </w:rPr>
      </w:r>
      <w:ins w:id="233" w:author="Jason Mann" w:date="2020-07-01T14:00:00Z">
        <w:r w:rsidR="00273832">
          <w:rPr>
            <w:szCs w:val="22"/>
          </w:rPr>
          <w:t xml:space="preserve">only </w:t>
        </w:r>
      </w:ins>
      <w:r w:rsidR="00273832" w:rsidRPr="0019341A">
        <w:rPr>
          <w:szCs w:val="22"/>
        </w:rPr>
      </w:r>
      <w:del w:id="234" w:author="Jason Mann" w:date="2020-07-01T14:00:00Z">
        <w:r w:rsidR="009524CF" w:rsidRPr="0019341A">
          <w:rPr>
            <w:szCs w:val="22"/>
          </w:rPr>
          <w:delText>via</w:delText>
        </w:r>
      </w:del>
      <w:ins w:id="235" w:author="Jason Mann" w:date="2020-07-01T14:00:00Z">
        <w:r w:rsidR="00273832">
          <w:rPr>
            <w:szCs w:val="22"/>
          </w:rPr>
          <w:t>by</w:t>
        </w:r>
      </w:ins>
      <w:r w:rsidR="00273832" w:rsidRPr="000E57CE">
        <w:rPr>
          <w:szCs w:val="22"/>
        </w:rPr>
      </w:r>
      <w:r w:rsidR="00273832">
        <w:rPr>
          <w:szCs w:val="22"/>
        </w:rPr>
      </w:r>
      <w:r w:rsidR="00273832" w:rsidRPr="000E57CE">
        <w:rPr>
          <w:szCs w:val="22"/>
        </w:rPr>
      </w:r>
      <w:del w:id="236" w:author="Jason Mann" w:date="2020-07-01T14:00:00Z">
        <w:r w:rsidR="009524CF" w:rsidRPr="0019341A">
          <w:rPr>
            <w:szCs w:val="22"/>
          </w:rPr>
          <w:delText xml:space="preserve">via </w:delText>
        </w:r>
      </w:del>
      <w:r w:rsidR="00273832" w:rsidRPr="000E57CE">
        <w:rPr>
          <w:szCs w:val="22"/>
        </w:rPr>
      </w:r>
      <w:r w:rsidR="00273832" w:rsidRPr="0019341A">
        <w:rPr>
          <w:szCs w:val="22"/>
        </w:rPr>
      </w:r>
      <w:del w:id="237" w:author="Jason Mann" w:date="2020-07-01T14:00:00Z">
        <w:r w:rsidR="0019341A" w:rsidRPr="0019341A">
          <w:rPr>
            <w:szCs w:val="22"/>
          </w:rPr>
          <w:delText>address</w:delText>
        </w:r>
      </w:del>
      <w:ins w:id="238" w:author="Jason Mann" w:date="2020-07-01T14:00:00Z">
        <w:r w:rsidR="00273832" w:rsidRPr="0019341A">
          <w:rPr>
            <w:szCs w:val="22"/>
          </w:rPr>
          <w:t>addres</w:t>
        </w:r>
        <w:r w:rsidR="00273832">
          <w:rPr>
            <w:szCs w:val="22"/>
          </w:rPr>
          <w:t>se</w:t>
        </w:r>
        <w:r w:rsidR="00273832" w:rsidRPr="0019341A">
          <w:rPr>
            <w:szCs w:val="22"/>
          </w:rPr>
          <w:t>s</w:t>
        </w:r>
      </w:ins>
      <w:r w:rsidR="00273832" w:rsidRPr="0019341A">
        <w:rPr>
          <w:szCs w:val="22"/>
        </w:rPr>
      </w:r>
      <w:del w:id="239" w:author="Jason Mann" w:date="2020-07-01T14:00:00Z">
        <w:r w:rsidR="0019341A" w:rsidRPr="0019341A">
          <w:rPr>
            <w:szCs w:val="22"/>
          </w:rPr>
          <w:delText xml:space="preserve"> </w:delText>
        </w:r>
        <w:r w:rsidR="009524CF">
          <w:rPr>
            <w:szCs w:val="22"/>
          </w:rPr>
          <w:delText>or</w:delText>
        </w:r>
      </w:del>
      <w:ins w:id="240" w:author="Jason Mann" w:date="2020-07-01T14:00:00Z">
        <w:r w:rsidR="00273832" w:rsidRPr="0019341A">
          <w:rPr>
            <w:szCs w:val="22"/>
          </w:rPr>
          <w:t>,</w:t>
        </w:r>
      </w:ins>
      <w:r w:rsidR="00273832" w:rsidRPr="0019341A">
        <w:rPr>
          <w:szCs w:val="22"/>
        </w:rPr>
      </w:r>
      <w:del w:id="241" w:author="Jason Mann" w:date="2020-07-01T14:00:00Z">
        <w:r w:rsidR="009524CF">
          <w:rPr>
            <w:szCs w:val="22"/>
          </w:rPr>
          <w:delText xml:space="preserve">other </w:delText>
        </w:r>
        <w:r w:rsidR="0019341A" w:rsidRPr="0019341A">
          <w:rPr>
            <w:szCs w:val="22"/>
          </w:rPr>
          <w:delText>address</w:delText>
        </w:r>
      </w:del>
      <w:ins w:id="242" w:author="Jason Mann" w:date="2020-07-01T14:00:00Z">
        <w:r w:rsidR="00273832" w:rsidRPr="0019341A">
          <w:rPr>
            <w:szCs w:val="22"/>
          </w:rPr>
          <w:t>address</w:t>
        </w:r>
        <w:r w:rsidR="00273832">
          <w:rPr>
            <w:szCs w:val="22"/>
          </w:rPr>
          <w:t>es</w:t>
        </w:r>
      </w:ins>
      <w:r w:rsidR="00273832" w:rsidRPr="0019341A">
        <w:rPr>
          <w:szCs w:val="22"/>
        </w:rPr>
      </w:r>
      <w:del w:id="243" w:author="Jason Mann" w:date="2020-07-01T14:00:00Z">
        <w:r w:rsidR="009524CF">
          <w:rPr>
            <w:szCs w:val="22"/>
          </w:rPr>
          <w:delText>and in each case,</w:delText>
        </w:r>
      </w:del>
      <w:ins w:id="244" w:author="Jason Mann" w:date="2020-07-01T14:00:00Z">
        <w:r w:rsidR="00273832" w:rsidRPr="0019341A">
          <w:rPr>
            <w:szCs w:val="22"/>
          </w:rPr>
          <w:t>or</w:t>
        </w:r>
      </w:ins>
      <w:r w:rsidR="00273832" w:rsidRPr="0019341A">
        <w:rPr>
          <w:szCs w:val="22"/>
        </w:rPr>
      </w:r>
      <w:del w:id="245" w:author="Jason Mann" w:date="2020-07-01T14:00:00Z">
        <w:r w:rsidR="0019341A" w:rsidRPr="0019341A">
          <w:rPr>
            <w:szCs w:val="22"/>
          </w:rPr>
          <w:delText>address</w:delText>
        </w:r>
      </w:del>
      <w:ins w:id="246" w:author="Jason Mann" w:date="2020-07-01T14:00:00Z">
        <w:r w:rsidR="00273832" w:rsidRPr="0019341A">
          <w:rPr>
            <w:szCs w:val="22"/>
          </w:rPr>
          <w:t>address</w:t>
        </w:r>
        <w:r w:rsidR="00273832">
          <w:rPr>
            <w:szCs w:val="22"/>
          </w:rPr>
          <w:t>es</w:t>
        </w:r>
      </w:ins>
      <w:r w:rsidR="00273832" w:rsidRPr="0019341A">
        <w:rPr>
          <w:szCs w:val="22"/>
        </w:rPr>
      </w:r>
      <w:del w:id="247" w:author="Jason Mann" w:date="2020-07-01T14:00:00Z">
        <w:r w:rsidR="009524CF">
          <w:rPr>
            <w:szCs w:val="22"/>
          </w:rPr>
          <w:delText>a party</w:delText>
        </w:r>
      </w:del>
      <w:ins w:id="248" w:author="Jason Mann" w:date="2020-07-01T14:00:00Z">
        <w:r w:rsidR="00273832" w:rsidRPr="0019341A">
          <w:rPr>
            <w:szCs w:val="22"/>
          </w:rPr>
          <w:t>Customer</w:t>
        </w:r>
      </w:ins>
      <w:r w:rsidR="00273832" w:rsidRPr="0019341A">
        <w:rPr>
          <w:szCs w:val="22"/>
        </w:rPr>
      </w:r>
      <w:del w:id="249" w:author="Jason Mann" w:date="2020-07-01T14:00:00Z">
        <w:r w:rsidR="009524CF">
          <w:rPr>
            <w:szCs w:val="22"/>
          </w:rPr>
          <w:delText>the other party</w:delText>
        </w:r>
        <w:r w:rsidR="0019341A" w:rsidRPr="0019341A">
          <w:rPr>
            <w:szCs w:val="22"/>
          </w:rPr>
          <w:delText>.  If given by mail, a notice shall be effective three business days after mailing.  A business day is any day other than a Saturday, Sunday, or legal holiday</w:delText>
        </w:r>
        <w:r w:rsidR="009524CF">
          <w:rPr>
            <w:szCs w:val="22"/>
          </w:rPr>
          <w:delText xml:space="preserve"> in each party’s respective locations</w:delText>
        </w:r>
        <w:r w:rsidR="0019341A" w:rsidRPr="0019341A">
          <w:rPr>
            <w:szCs w:val="22"/>
          </w:rPr>
          <w:delText xml:space="preserve">.  Any notice given by other means shall be effective upon delivery to any location where </w:delText>
        </w:r>
        <w:r w:rsidR="00A0201D">
          <w:rPr>
            <w:szCs w:val="22"/>
          </w:rPr>
          <w:delText>the receiving party</w:delText>
        </w:r>
        <w:r w:rsidR="0019341A" w:rsidRPr="0019341A">
          <w:rPr>
            <w:szCs w:val="22"/>
          </w:rPr>
          <w:delText xml:space="preserve"> or its employees regularly engage in business or</w:delText>
        </w:r>
        <w:r w:rsidR="00A0201D">
          <w:rPr>
            <w:szCs w:val="22"/>
          </w:rPr>
          <w:delText>, in the case of Customer,</w:delText>
        </w:r>
        <w:r w:rsidR="0019341A" w:rsidRPr="0019341A">
          <w:rPr>
            <w:szCs w:val="22"/>
          </w:rPr>
          <w:delText xml:space="preserve"> upon actual delivery to any Customer Representative</w:delText>
        </w:r>
      </w:del>
      <w:ins w:id="250" w:author="Jason Mann" w:date="2020-07-01T14:00:00Z">
        <w:r w:rsidR="00273832" w:rsidRPr="0019341A">
          <w:rPr>
            <w:szCs w:val="22"/>
          </w:rPr>
          <w:t>XYZ Inc.</w:t>
        </w:r>
      </w:ins>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r w:rsidRPr="0019341A">
        <w:rPr>
          <w:szCs w:val="22"/>
          <w:u w:val="none"/>
        </w:rPr>
        <w:t>Jurisdiction and Governing Law</w:t>
      </w:r>
      <w:r w:rsidRPr="0019341A">
        <w:rPr>
          <w:szCs w:val="22"/>
        </w:rPr>
        <w:t>.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(i)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 xml:space="preserve">are in Dover, </w:t>
      </w:r>
      <w:proofErr w:type="gramStart"/>
      <w:r w:rsidRPr="00FF7827">
        <w:rPr>
          <w:szCs w:val="22"/>
        </w:rPr>
        <w:t>eDelaware</w:t>
      </w:r>
      <w:proofErr w:type="gramEnd"/>
      <w:r w:rsidRPr="00FF7827">
        <w:rPr>
          <w:szCs w:val="22"/>
        </w:rPr>
        <w:t xml:space="preserve"> and that this GTA was negotiated and executed by MRO in Delaware. Customer further </w:t>
      </w:r>
      <w:r w:rsidRPr="00FF7827">
        <w:rPr>
          <w:szCs w:val="22"/>
        </w:rPr>
        <w:t>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r w:rsidRPr="00FF7827">
        <w:rPr>
          <w:szCs w:val="22"/>
          <w:u w:val="none"/>
        </w:rPr>
        <w:t>Severability.</w:t>
      </w:r>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545BD7">
      <w:pPr>
        <w:pStyle w:val="Heading2"/>
        <w:ind w:left="0" w:firstLine="720"/>
        <w:rPr>
          <w:szCs w:val="22"/>
        </w:rPr>
      </w:pPr>
      <w:r w:rsidRPr="002F32AC">
        <w:rPr>
          <w:szCs w:val="22"/>
          <w:u w:val="none"/>
        </w:rPr>
        <w:t>Attorneys</w:t>
      </w:r>
      <w:r w:rsidR="00E7003D">
        <w:rPr>
          <w:szCs w:val="22"/>
          <w:u w:val="none"/>
        </w:rPr>
        <w:t>’</w:t>
      </w:r>
      <w:r w:rsidRPr="002F32AC">
        <w:rPr>
          <w:szCs w:val="22"/>
          <w:u w:val="none"/>
        </w:rPr>
        <w:t xml:space="preserve"> Fees.</w:t>
      </w:r>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r w:rsidRPr="002F32AC">
        <w:rPr>
          <w:szCs w:val="22"/>
          <w:u w:val="none"/>
        </w:rPr>
        <w:t>Assignments.</w:t>
      </w:r>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545BD7">
      <w:pPr>
        <w:pStyle w:val="Heading2"/>
        <w:ind w:left="0" w:firstLine="720"/>
        <w:rPr>
          <w:szCs w:val="22"/>
        </w:rPr>
      </w:pPr>
      <w:r w:rsidRPr="002F32AC">
        <w:rPr>
          <w:szCs w:val="22"/>
          <w:u w:val="none"/>
        </w:rPr>
        <w:t xml:space="preserve">No Third Party Beneficiaries.  It is specifically not the intent of MRO or Customer to establish a third party </w:t>
      </w:r>
      <w:proofErr w:type="gramStart"/>
      <w:r w:rsidRPr="002F32AC">
        <w:rPr>
          <w:szCs w:val="22"/>
          <w:u w:val="none"/>
        </w:rPr>
      </w:r>
      <w:proofErr w:type="gramEnd"/>
      <w:r w:rsidRPr="002F32AC">
        <w:rPr>
          <w:szCs w:val="22"/>
          <w:u w:val="none"/>
        </w:rPr>
      </w:r>
      <w:r w:rsidRPr="002F32AC">
        <w:rPr>
          <w:szCs w:val="22"/>
        </w:rPr>
      </w:r>
      <w:r w:rsidRPr="002F32AC">
        <w:rPr>
          <w:b/>
          <w:szCs w:val="22"/>
        </w:rPr>
      </w:r>
      <w:r w:rsidRPr="002F32AC">
        <w:rPr>
          <w:szCs w:val="22"/>
        </w:rPr>
      </w:r>
      <w:proofErr w:type="gramStart"/>
      <w:r w:rsidRPr="002F32AC">
        <w:rPr>
          <w:szCs w:val="22"/>
        </w:rPr>
      </w:r>
      <w:proofErr w:type="gramEnd"/>
      <w:r w:rsidRPr="002F32AC">
        <w:rPr>
          <w:szCs w:val="22"/>
        </w:rPr>
      </w:r>
      <w:r w:rsidR="00A0201D">
        <w:rPr>
          <w:szCs w:val="22"/>
        </w:rPr>
      </w:r>
      <w:r w:rsidRPr="002F32AC">
        <w:rPr>
          <w:szCs w:val="22"/>
        </w:rPr>
      </w:r>
      <w:r w:rsidR="00A0201D">
        <w:rPr>
          <w:szCs w:val="22"/>
        </w:rPr>
      </w:r>
      <w:r w:rsidRPr="002F32AC">
        <w:rPr>
          <w:szCs w:val="22"/>
        </w:rPr>
      </w:r>
    </w:p>
    <w:p w14:paraId="1239F75F" w14:textId="6F6C13A8" w:rsidR="004238F2" w:rsidRPr="002F32AC" w:rsidRDefault="004238F2" w:rsidP="004238F2">
      <w:pPr>
        <w:pStyle w:val="Heading2"/>
        <w:ind w:left="0" w:firstLine="720"/>
        <w:rPr>
          <w:szCs w:val="22"/>
        </w:rPr>
      </w:pPr>
      <w:r w:rsidRPr="002F32AC">
        <w:rPr>
          <w:szCs w:val="22"/>
          <w:u w:val="none"/>
        </w:rPr>
        <w:t>Entire Agreement.</w:t>
      </w:r>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ins w:id="251" w:author="Jason Mann" w:date="2020-07-01T14:00:00Z">
        <w:r w:rsidR="00273832">
          <w:rPr>
            <w:szCs w:val="22"/>
          </w:rPr>
          <w:t xml:space="preserve">  Except as set forth in Section 12 above, email shall be effective as a writing for purposes of this Section 13.6.  Text messages and SMS shall not be effective as writing for purposes.  </w:t>
        </w:r>
      </w:ins>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r w:rsidRPr="002F32AC">
        <w:rPr>
          <w:szCs w:val="22"/>
          <w:u w:val="none"/>
        </w:rPr>
        <w:t>Additional Documentation.</w:t>
      </w:r>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r w:rsidRPr="002F32AC">
        <w:rPr>
          <w:szCs w:val="22"/>
          <w:u w:val="none"/>
        </w:rPr>
        <w:t>Headings and References.</w:t>
      </w:r>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r w:rsidRPr="002F32AC">
        <w:rPr>
          <w:szCs w:val="22"/>
          <w:u w:val="none"/>
        </w:rPr>
        <w:t>Counterparts &amp; Facsimile or Email Execution.</w:t>
      </w:r>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ins w:id="252" w:author="Jason Mann" w:date="2020-07-01T14:00:00Z"/>
          <w:szCs w:val="22"/>
        </w:rPr>
      </w:pPr>
      <w:ins w:id="253" w:author="Jason Mann" w:date="2020-07-01T14:00:00Z">
        <w:r w:rsidRPr="002F32AC">
          <w:rPr>
            <w:szCs w:val="22"/>
            <w:u w:val="single"/>
          </w:rPr>
          <w:t>Non-Solicitation.  At all times that Services are being performed by XYZ Inc.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XYZ Inc. makes in selecting, hiring and training the XYZ Inc. Employees, and in light of the difficulty in proving actual damages in the event of a breach of this Section 13.11, Customer agrees that if it breaches this Section 13.11, it shall pay XYZ Inc. liquidated damages equal to 75% of the greater of (i) the annualized salary the XYZ Inc. Employee last earned while working for or with XYZ Inc., or (ii) the annualized salary offered or actually paid to XYZ Inc. Employee by Customer or the person or entity for whom Customer was indirectly seeking to employ the XYZ Inc. Employee.  The terms “employ” or “employment” as used in this paragraph shall include retention as an independent contractor.</w:t>
        </w:r>
        <w:r w:rsidRPr="002F32AC">
          <w:rPr>
            <w:szCs w:val="22"/>
          </w:rPr>
          <w:t xml:space="preserve"/>
        </w:r>
        <w:r w:rsidR="008B3F40">
          <w:rPr>
            <w:szCs w:val="22"/>
          </w:rPr>
          <w:t xml:space="preserve"/>
        </w:r>
        <w:r w:rsidR="008B3F40" w:rsidRPr="002F32AC">
          <w:rPr>
            <w:szCs w:val="22"/>
          </w:rPr>
          <w:t xml:space="preserve"/>
        </w:r>
        <w:r w:rsidR="008B3F40">
          <w:rPr>
            <w:szCs w:val="22"/>
          </w:rPr>
          <w:t/>
        </w:r>
        <w:r w:rsidR="008B3F40" w:rsidRPr="002F32AC">
          <w:rPr>
            <w:szCs w:val="22"/>
          </w:rPr>
          <w:t xml:space="preserve"/>
        </w:r>
        <w:r w:rsidR="008B3F40" w:rsidRPr="002F32AC">
          <w:rPr>
            <w:szCs w:val="22"/>
          </w:rPr>
          <w:lastRenderedPageBreak/>
          <w:t/>
        </w:r>
        <w:r w:rsidR="0019341A">
          <w:rPr>
            <w:szCs w:val="22"/>
          </w:rPr>
          <w:t xml:space="preserve"/>
        </w:r>
        <w:r w:rsidR="008B3F40" w:rsidRPr="002F32AC">
          <w:rPr>
            <w:szCs w:val="22"/>
          </w:rPr>
          <w:t/>
        </w:r>
        <w:r w:rsidR="008B3F40">
          <w:rPr>
            <w:szCs w:val="22"/>
          </w:rPr>
          <w:t xml:space="preserve"/>
        </w:r>
        <w:r w:rsidR="008B3F40" w:rsidRPr="002F32AC">
          <w:rPr>
            <w:szCs w:val="22"/>
          </w:rPr>
          <w:t xml:space="preserve"/>
        </w:r>
        <w:r w:rsidRPr="002F32AC">
          <w:rPr>
            <w:szCs w:val="22"/>
          </w:rPr>
          <w:t xml:space="preserve"/>
        </w:r>
        <w:r w:rsidR="00B646E5" w:rsidRPr="002F32AC">
          <w:rPr>
            <w:szCs w:val="22"/>
          </w:rPr>
          <w:t/>
        </w:r>
        <w:proofErr w:type="gramStart"/>
        <w:r w:rsidRPr="002F32AC">
          <w:rPr>
            <w:szCs w:val="22"/>
          </w:rPr>
          <w:t/>
        </w:r>
        <w:proofErr w:type="gramEnd"/>
        <w:r w:rsidRPr="002F32AC">
          <w:rPr>
            <w:szCs w:val="22"/>
          </w:rPr>
          <w:t xml:space="preserve"/>
        </w:r>
      </w:ins>
    </w:p>
    <w:p w14:paraId="4144580E" w14:textId="532ED6C2" w:rsidR="004238F2" w:rsidRPr="002F32AC" w:rsidRDefault="004238F2" w:rsidP="00545BD7">
      <w:pPr>
        <w:pStyle w:val="Heading2"/>
        <w:ind w:left="0" w:firstLine="720"/>
        <w:rPr>
          <w:szCs w:val="22"/>
        </w:rPr>
      </w:pPr>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r w:rsidR="00A0201D">
        <w:rPr>
          <w:szCs w:val="22"/>
        </w:rPr>
      </w:r>
      <w:r w:rsidRPr="002F32AC">
        <w:rPr>
          <w:szCs w:val="22"/>
        </w:rPr>
      </w:r>
      <w:ins w:id="254" w:author="Jason Mann" w:date="2020-07-01T14:00:00Z">
        <w:r w:rsidRPr="002F32AC">
          <w:rPr>
            <w:szCs w:val="22"/>
          </w:rPr>
          <w:t xml:space="preserve">of XYZ Inc. </w:t>
        </w:r>
      </w:ins>
      <w:r w:rsidRPr="002F32AC">
        <w:rPr>
          <w:szCs w:val="22"/>
        </w:rPr>
      </w:r>
      <w:r w:rsidR="00A0201D">
        <w:rPr>
          <w:szCs w:val="22"/>
        </w:rPr>
      </w:r>
      <w:r w:rsidRPr="002F32AC">
        <w:rPr>
          <w:szCs w:val="22"/>
        </w:rPr>
      </w:r>
      <w:r w:rsidR="00A0201D">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
    <w:p w14:paraId="5FD53530" w14:textId="3C4BD037" w:rsidR="00273832" w:rsidRDefault="00100BB5">
      <w:pPr>
        <w:pStyle w:val="Heading2"/>
        <w:ind w:left="0" w:firstLine="720"/>
      </w:pPr>
      <w:r>
        <w:rPr>
          <w:u w:val="none"/>
        </w:rPr>
        <w:t xml:space="preserve">Due </w:t>
      </w:r>
      <w:r w:rsidR="004238F2" w:rsidRPr="002F32AC">
        <w:rPr>
          <w:u w:val="none"/>
        </w:rPr>
        <w:t>Authori</w:t>
      </w:r>
      <w:r>
        <w:rPr>
          <w:u w:val="none"/>
        </w:rPr>
        <w:t>zation</w:t>
      </w:r>
      <w:r w:rsidR="004238F2" w:rsidRPr="002F32AC">
        <w:t xml:space="preserve">.  </w:t>
      </w:r>
      <w:r>
        <w:t>Each party hereto hereby represents and warrants that it is a validly formed and existing legal entity in its jurisdiction of organization, that it has duly and validly authorized the execution, delivery and performance of this GTA and the Service Agreement, that it has duly executed and delivered this GTA and that each GTA and Service Agreement are or will be upon signing its legal, valid, binding and enforceable obligations.</w:t>
      </w:r>
      <w:ins w:id="255" w:author="Jason Mann" w:date="2020-07-01T14:00:00Z">
        <w:r w:rsidR="001F7776">
          <w:t xml:space="preserve">  By his or her execution of this GTA on page one, the individual signing this GTA represents to XYZ Inc. that (i) he or she has the legal authority to bind Customer, (ii) Customer is either the owner or lessee of the Aircraft, or has the legal authority to bind the owner or lessee of the Aircraft to all terms and conditions of this GTA.</w:t>
        </w:r>
        <w:r w:rsidR="004238F2" w:rsidRPr="002F32AC">
          <w:t/>
        </w:r>
      </w:ins>
    </w:p>
    <w:p w14:paraId="3128CAD4" w14:textId="31C4EBC7" w:rsidR="00665331" w:rsidRDefault="00B935F6">
      <w:pPr>
        <w:pStyle w:val="Heading2"/>
        <w:ind w:left="0" w:firstLine="720"/>
      </w:pPr>
      <w:r w:rsidRPr="002F32AC">
        <w:rPr>
          <w:szCs w:val="22"/>
          <w:u w:val="none"/>
        </w:rPr>
        <w:t>Time of the Essence</w:t>
      </w:r>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del w:id="256" w:author="Jason Mann" w:date="2020-07-01T14:00:00Z">
        <w:r w:rsidR="007520E5">
          <w:rPr>
            <w:szCs w:val="22"/>
          </w:rPr>
          <w:delText>delivery</w:delText>
        </w:r>
      </w:del>
      <w:ins w:id="257" w:author="Jason Mann" w:date="2020-07-01T14:00:00Z">
        <w:r w:rsidR="009D6110">
          <w:rPr>
            <w:szCs w:val="22"/>
          </w:rPr>
          <w:t>D</w:t>
        </w:r>
        <w:r w:rsidR="007520E5">
          <w:rPr>
            <w:szCs w:val="22"/>
          </w:rPr>
          <w:t>elivery</w:t>
        </w:r>
      </w:ins>
      <w:r w:rsidR="007520E5">
        <w:rPr>
          <w:szCs w:val="22"/>
        </w:rPr>
        <w:t xml:space="preserve">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Cs w:val="22"/>
        </w:rPr>
      </w:pPr>
      <w:r w:rsidRPr="00A90E02">
        <w:rPr>
          <w:b/>
          <w:sz w:val="36"/>
          <w:szCs w:val="22"/>
        </w:rPr>
        <w:lastRenderedPageBreak/>
        <w:t>Exhibit A</w:t>
      </w:r>
    </w:p>
    <w:p w14:paraId="7D9FAF53" w14:textId="77777777" w:rsidR="004317DE" w:rsidRPr="00012BFB" w:rsidRDefault="004317DE" w:rsidP="004317DE">
      <w:pPr>
        <w:widowControl/>
        <w:jc w:val="center"/>
        <w:rPr>
          <w:b/>
          <w:szCs w:val="22"/>
        </w:rPr>
      </w:pPr>
      <w:r w:rsidRPr="00A90E02">
        <w:rPr>
          <w:b/>
          <w:sz w:val="36"/>
          <w:szCs w:val="22"/>
        </w:rPr>
        <w:lastRenderedPageBreak/>
        <w:t xml:space="preserve">Exhibit </w:t>
      </w:r>
      <w:r>
        <w:rPr>
          <w:b/>
          <w:sz w:val="36"/>
          <w:szCs w:val="22"/>
        </w:rPr>
        <w:t>B</w:t>
      </w:r>
    </w:p>
    <w:sectPr w:rsidR="008839C9" w:rsidSect="009741B7">
      <w:headerReference w:type="default" r:id="rId18"/>
      <w:endnotePr>
        <w:numFmt w:val="decimal"/>
      </w:endnotePr>
      <w:type w:val="continuous"/>
      <w:pgSz w:w="12240" w:h="15840"/>
      <w:pgMar w:top="360" w:right="540" w:bottom="540" w:left="630" w:header="360" w:footer="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Timothy Perez" w:date="2020-06-22T23:08:00Z" w:initials="TL">
    <w:p w14:paraId="564B024A" w14:textId="77777777" w:rsidR="004E1EF2" w:rsidRDefault="00940732">
      <w:pPr>
        <w:pStyle w:val="CommentText"/>
      </w:pPr>
      <w:r>
        <w:rPr>
          <w:noProof/>
        </w:rPr>
        <w:t xml:space="preserve">A good amount </w:t>
      </w:r>
      <w:r w:rsidR="004E1EF2">
        <w:rPr>
          <w:rStyle w:val="CommentReference"/>
        </w:rPr>
        <w:annotationRef/>
      </w:r>
      <w:r>
        <w:rPr>
          <w:noProof/>
        </w:rPr>
        <w:t>of the changes here are drafting changes, such as alphabetizing and adding a missing defined term or two.</w:t>
      </w:r>
    </w:p>
  </w:comment>
  <w:comment w:id="7" w:author="Timothy Perez" w:date="2020-06-22T23:18:00Z" w:initials="TL">
    <w:p w14:paraId="234BC52E" w14:textId="77777777" w:rsidR="00731DAB" w:rsidRDefault="00731DAB">
      <w:pPr>
        <w:pStyle w:val="CommentText"/>
      </w:pPr>
      <w:r>
        <w:rPr>
          <w:rStyle w:val="CommentReference"/>
        </w:rPr>
        <w:annotationRef/>
      </w:r>
      <w:r w:rsidR="00940732">
        <w:rPr>
          <w:noProof/>
        </w:rPr>
        <w:t>FYI, Bank of Utah as owner trustee is the owner of 30501.</w:t>
      </w:r>
    </w:p>
  </w:comment>
  <w:comment w:id="49" w:author="Timothy Perez" w:date="2020-06-05T14:12:00Z" w:initials="TL">
    <w:p w14:paraId="79CA1B84" w14:textId="77777777" w:rsidR="00B935F6" w:rsidRDefault="00B935F6">
      <w:pPr>
        <w:pStyle w:val="CommentText"/>
      </w:pPr>
      <w:r>
        <w:rPr>
          <w:rStyle w:val="CommentReference"/>
        </w:rPr>
        <w:annotationRef/>
      </w:r>
      <w:r>
        <w:rPr>
          <w:noProof/>
        </w:rPr>
        <w:t>Force majeure to be dealt with in 1 place, Section 10.</w:t>
      </w:r>
    </w:p>
  </w:comment>
  <w:comment w:id="55" w:author="Timothy Perez" w:date="2020-06-05T14:22:00Z" w:initials="TL">
    <w:p w14:paraId="1CE9ECBD" w14:textId="77777777" w:rsidR="00B935F6" w:rsidRDefault="00B935F6">
      <w:pPr>
        <w:pStyle w:val="CommentText"/>
      </w:pPr>
      <w:r>
        <w:rPr>
          <w:rStyle w:val="CommentReference"/>
        </w:rPr>
        <w:annotationRef/>
      </w:r>
      <w:r>
        <w:rPr>
          <w:noProof/>
        </w:rPr>
        <w:t>To be the same # of days as in 5.1.</w:t>
      </w:r>
    </w:p>
  </w:comment>
  <w:comment w:id="59" w:author="Timothy Perez" w:date="2020-06-05T15:29:00Z" w:initials="TL">
    <w:p w14:paraId="503D8475" w14:textId="77777777" w:rsidR="00B935F6" w:rsidRDefault="00B935F6">
      <w:pPr>
        <w:pStyle w:val="CommentText"/>
      </w:pPr>
      <w:r>
        <w:rPr>
          <w:rStyle w:val="CommentReference"/>
        </w:rPr>
        <w:annotationRef/>
      </w:r>
      <w:r>
        <w:rPr>
          <w:noProof/>
        </w:rPr>
        <w:t>Covered by 4.9.</w:t>
      </w:r>
    </w:p>
  </w:comment>
  <w:comment w:id="70" w:author="Timothy Perez" w:date="2020-06-05T15:36:00Z" w:initials="TL">
    <w:p w14:paraId="04685DD2" w14:textId="77777777" w:rsidR="00905BA2" w:rsidRDefault="00905BA2">
      <w:pPr>
        <w:pStyle w:val="CommentText"/>
      </w:pPr>
      <w:r>
        <w:rPr>
          <w:rStyle w:val="CommentReference"/>
        </w:rPr>
        <w:annotationRef/>
      </w:r>
      <w:r w:rsidR="009D1338">
        <w:rPr>
          <w:noProof/>
        </w:rPr>
        <w:t>Time of the Essence moved to Miscellaneous section.</w:t>
      </w:r>
    </w:p>
  </w:comment>
  <w:comment w:id="78" w:author="Timothy Perez" w:date="2020-06-05T15:38:00Z" w:initials="TL">
    <w:p w14:paraId="1ED3F05A" w14:textId="77777777" w:rsidR="00905BA2" w:rsidRDefault="00905BA2">
      <w:pPr>
        <w:pStyle w:val="CommentText"/>
      </w:pPr>
      <w:r>
        <w:rPr>
          <w:rStyle w:val="CommentReference"/>
        </w:rPr>
        <w:annotationRef/>
      </w:r>
      <w:r w:rsidR="009D1338">
        <w:rPr>
          <w:noProof/>
        </w:rPr>
        <w:t>Customer is already obligated for all costs related to removal.  If there are material post-redelivery charges, they should be spelled out.</w:t>
      </w:r>
    </w:p>
  </w:comment>
  <w:comment w:id="79" w:author="Timothy Perez" w:date="2020-06-05T15:40:00Z" w:initials="TL">
    <w:p w14:paraId="43B873E1" w14:textId="77777777" w:rsidR="00905BA2" w:rsidRDefault="00905BA2">
      <w:pPr>
        <w:pStyle w:val="CommentText"/>
      </w:pPr>
      <w:r>
        <w:rPr>
          <w:rStyle w:val="CommentReference"/>
        </w:rPr>
        <w:annotationRef/>
      </w:r>
      <w:r w:rsidR="009D1338">
        <w:rPr>
          <w:noProof/>
        </w:rPr>
        <w:t>Customer is already obligated to deliver the Aircraft to XYZ Inc. at Customer's cost.  There should not be a general tax indemnity for this type of agreement.  If there are FL sales taxes that are applicable, please advise us now.</w:t>
      </w:r>
    </w:p>
  </w:comment>
  <w:comment w:id="83" w:author="Timothy Perez" w:date="2020-06-05T15:45:00Z" w:initials="TL">
    <w:p w14:paraId="3F3E6FCF" w14:textId="48DF1213" w:rsidR="00B13B9B" w:rsidRDefault="00B13B9B">
      <w:pPr>
        <w:pStyle w:val="CommentText"/>
      </w:pPr>
      <w:r>
        <w:rPr>
          <w:rStyle w:val="CommentReference"/>
        </w:rPr>
        <w:annotationRef/>
      </w:r>
      <w:r>
        <w:rPr>
          <w:noProof/>
        </w:rPr>
        <w:t>Don't understand this reference to AOG, especially in this context of an aircraft that is sitting in a conversion shop.</w:t>
      </w:r>
    </w:p>
  </w:comment>
  <w:comment w:id="84" w:author="Jason Mann" w:date="2020-06-30T17:42:00Z" w:initials="BG">
    <w:p w14:paraId="14BD9E12" w14:textId="13418216" w:rsidR="00C40C8D" w:rsidRDefault="00C40C8D">
      <w:pPr>
        <w:pStyle w:val="CommentText"/>
      </w:pPr>
      <w:r>
        <w:rPr>
          <w:rStyle w:val="CommentReference"/>
        </w:rPr>
        <w:annotationRef/>
      </w:r>
      <w:r w:rsidR="00480B29">
        <w:t xml:space="preserve">Some parts that are not included in the </w:t>
      </w:r>
      <w:proofErr w:type="gramStart"/>
      <w:r w:rsidR="00480B29">
        <w:t>Kit</w:t>
      </w:r>
      <w:proofErr w:type="gramEnd"/>
      <w:r w:rsidR="00480B29">
        <w:t xml:space="preserve"> but which might be needed have a </w:t>
      </w:r>
      <w:r w:rsidR="00140521">
        <w:t>long lead time, e.g. from Boeing.  So, we must order on an AOG occasionally</w:t>
      </w:r>
      <w:r>
        <w:t xml:space="preserve">.  </w:t>
      </w:r>
    </w:p>
  </w:comment>
  <w:comment w:id="89" w:author="Jason Mann" w:date="2020-07-01T10:30:00Z" w:initials="BG">
    <w:p w14:paraId="5A86AA43" w14:textId="218264E0" w:rsidR="009D6110" w:rsidRDefault="009D6110">
      <w:pPr>
        <w:pStyle w:val="CommentText"/>
      </w:pPr>
      <w:r>
        <w:rPr>
          <w:rStyle w:val="CommentReference"/>
        </w:rPr>
        <w:annotationRef/>
      </w:r>
      <w:r>
        <w:t xml:space="preserve">Thomas - This more detailed warranty covers both conversion and non-conversion work and explains when we do and do not warranty subcontractor work.   We rarely make changes to the rest of Article </w:t>
      </w:r>
      <w:proofErr w:type="gramStart"/>
      <w:r>
        <w:t>7, but</w:t>
      </w:r>
      <w:proofErr w:type="gramEnd"/>
      <w:r>
        <w:t xml:space="preserve"> did agree to accept a limited number of your changes.  </w:t>
      </w:r>
    </w:p>
  </w:comment>
  <w:comment w:id="134" w:author="Timothy Perez" w:date="2020-06-05T16:09:00Z" w:initials="TL">
    <w:p w14:paraId="5FF947AC" w14:textId="77777777" w:rsidR="00907597" w:rsidRDefault="00907597">
      <w:pPr>
        <w:pStyle w:val="CommentText"/>
      </w:pPr>
      <w:r>
        <w:rPr>
          <w:rStyle w:val="CommentReference"/>
        </w:rPr>
        <w:annotationRef/>
      </w:r>
      <w:r w:rsidR="009D1338">
        <w:rPr>
          <w:noProof/>
        </w:rPr>
        <w:t>Covered in 7.2.</w:t>
      </w:r>
    </w:p>
  </w:comment>
  <w:comment w:id="135" w:author="Timothy Perez" w:date="2020-06-05T16:09:00Z" w:initials="TL">
    <w:p w14:paraId="27BD36C7" w14:textId="7A492A34" w:rsidR="00B13B9B" w:rsidRDefault="00B13B9B">
      <w:pPr>
        <w:pStyle w:val="CommentText"/>
      </w:pPr>
      <w:r>
        <w:rPr>
          <w:rStyle w:val="CommentReference"/>
        </w:rPr>
        <w:annotationRef/>
      </w:r>
      <w:r>
        <w:rPr>
          <w:noProof/>
        </w:rPr>
        <w:t>Covered in 7.2.</w:t>
      </w:r>
    </w:p>
  </w:comment>
  <w:comment w:id="136" w:author="Jason Mann" w:date="2020-07-01T10:25:00Z" w:initials="BG">
    <w:p w14:paraId="6E9C5D82" w14:textId="688F587D" w:rsidR="009D6110" w:rsidRDefault="009D6110">
      <w:pPr>
        <w:pStyle w:val="CommentText"/>
      </w:pPr>
      <w:r>
        <w:rPr>
          <w:rStyle w:val="CommentReference"/>
        </w:rPr>
        <w:annotationRef/>
      </w:r>
      <w:r>
        <w:t xml:space="preserve">This is a little broader.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64B024A" w15:done="0"/>
  <w15:commentEx w15:paraId="234BC52E" w15:done="0"/>
  <w15:commentEx w15:paraId="79CA1B84" w15:done="0"/>
  <w15:commentEx w15:paraId="1CE9ECBD" w15:done="0"/>
  <w15:commentEx w15:paraId="503D8475" w15:done="0"/>
  <w15:commentEx w15:paraId="04685DD2" w15:done="0"/>
  <w15:commentEx w15:paraId="1ED3F05A" w15:done="0"/>
  <w15:commentEx w15:paraId="43B873E1" w15:done="0"/>
  <w15:commentEx w15:paraId="3F3E6FCF" w15:done="0"/>
  <w15:commentEx w15:paraId="14BD9E12" w15:paraIdParent="3F3E6FCF" w15:done="0"/>
  <w15:commentEx w15:paraId="5A86AA43" w15:done="0"/>
  <w15:commentEx w15:paraId="5FF947AC" w15:done="0"/>
  <w15:commentEx w15:paraId="27BD36C7" w15:done="0"/>
  <w15:commentEx w15:paraId="6E9C5D82" w15:paraIdParent="27BD36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9BB873" w16cex:dateUtc="2020-06-23T04:08:00Z"/>
  <w16cex:commentExtensible w16cex:durableId="229BBAD9" w16cex:dateUtc="2020-06-23T04:18:00Z"/>
  <w16cex:commentExtensible w16cex:durableId="2284D16B" w16cex:dateUtc="2020-06-05T19:12:00Z"/>
  <w16cex:commentExtensible w16cex:durableId="2284D395" w16cex:dateUtc="2020-06-05T19:22:00Z"/>
  <w16cex:commentExtensible w16cex:durableId="2284E35D" w16cex:dateUtc="2020-06-05T20:29:00Z"/>
  <w16cex:commentExtensible w16cex:durableId="2284E506" w16cex:dateUtc="2020-06-05T20:36:00Z"/>
  <w16cex:commentExtensible w16cex:durableId="2284E567" w16cex:dateUtc="2020-06-05T20:38:00Z"/>
  <w16cex:commentExtensible w16cex:durableId="2284E5ED" w16cex:dateUtc="2020-06-05T20:40:00Z"/>
  <w16cex:commentExtensible w16cex:durableId="2284E734" w16cex:dateUtc="2020-06-05T20:45:00Z"/>
  <w16cex:commentExtensible w16cex:durableId="22A5F7E9" w16cex:dateUtc="2020-06-30T21:42:00Z"/>
  <w16cex:commentExtensible w16cex:durableId="22A6E456" w16cex:dateUtc="2020-07-01T14:30:00Z"/>
  <w16cex:commentExtensible w16cex:durableId="2284ECD5" w16cex:dateUtc="2020-06-05T21:09:00Z"/>
  <w16cex:commentExtensible w16cex:durableId="22A6E32D" w16cex:dateUtc="2020-07-01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64B024A" w16cid:durableId="229BB873"/>
  <w16cid:commentId w16cid:paraId="234BC52E" w16cid:durableId="229BBAD9"/>
  <w16cid:commentId w16cid:paraId="79CA1B84" w16cid:durableId="2284D16B"/>
  <w16cid:commentId w16cid:paraId="1CE9ECBD" w16cid:durableId="2284D395"/>
  <w16cid:commentId w16cid:paraId="503D8475" w16cid:durableId="2284E35D"/>
  <w16cid:commentId w16cid:paraId="04685DD2" w16cid:durableId="2284E506"/>
  <w16cid:commentId w16cid:paraId="1ED3F05A" w16cid:durableId="2284E567"/>
  <w16cid:commentId w16cid:paraId="43B873E1" w16cid:durableId="2284E5ED"/>
  <w16cid:commentId w16cid:paraId="3F3E6FCF" w16cid:durableId="2284E734"/>
  <w16cid:commentId w16cid:paraId="14BD9E12" w16cid:durableId="22A5F7E9"/>
  <w16cid:commentId w16cid:paraId="5A86AA43" w16cid:durableId="22A6E456"/>
  <w16cid:commentId w16cid:paraId="5FF947AC" w16cid:durableId="22A71799"/>
  <w16cid:commentId w16cid:paraId="27BD36C7" w16cid:durableId="2284ECD5"/>
  <w16cid:commentId w16cid:paraId="6E9C5D82" w16cid:durableId="22A6E3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8754B0" w14:textId="77777777" w:rsidR="001B2B95" w:rsidRDefault="001B2B95">
      <w:r>
        <w:separator/>
      </w:r>
    </w:p>
  </w:endnote>
  <w:endnote w:type="continuationSeparator" w:id="0">
    <w:p w14:paraId="76B53201" w14:textId="77777777" w:rsidR="001B2B95" w:rsidRDefault="001B2B95">
      <w:r>
        <w:continuationSeparator/>
      </w:r>
    </w:p>
  </w:endnote>
  <w:endnote w:type="continuationNotice" w:id="1">
    <w:p w14:paraId="2BC41087" w14:textId="77777777" w:rsidR="001B2B95" w:rsidRDefault="001B2B9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8A6A5A" w14:textId="0922307A" w:rsidR="00B13B9B" w:rsidRDefault="00B13B9B" w:rsidP="009741B7">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291EA73C" w14:textId="77777777" w:rsidR="00B13B9B" w:rsidRPr="001F53F8" w:rsidRDefault="00B13B9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B13B9B" w:rsidRPr="001F53F8" w:rsidRDefault="00B13B9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350F65" w14:textId="360A4506" w:rsidR="00B13B9B" w:rsidRPr="002F39ED" w:rsidRDefault="00B13B9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B13B9B" w:rsidRDefault="00B1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F74FD7" w14:textId="77777777" w:rsidR="00B13B9B" w:rsidRDefault="00B13B9B" w:rsidP="00B238AA">
    <w:pPr>
      <w:pStyle w:val="Footer"/>
      <w:jc w:val="center"/>
      <w:rPr>
        <w:noProof/>
      </w:rPr>
    </w:pPr>
    <w:r>
      <w:fldChar w:fldCharType="begin"/>
    </w:r>
    <w:r>
      <w:instrText xml:space="preserve"> PAGE   \* MERGEFORMAT </w:instrText>
    </w:r>
    <w:r>
      <w:fldChar w:fldCharType="separate"/>
    </w:r>
    <w:r>
      <w:rPr>
        <w:noProof/>
      </w:rPr>
      <w:t>14</w:t>
    </w:r>
    <w:r>
      <w:rPr>
        <w:noProof/>
      </w:rPr>
      <w:fldChar w:fldCharType="end"/>
    </w:r>
  </w:p>
  <w:p w14:paraId="5FBEAD44" w14:textId="77777777" w:rsidR="00B13B9B" w:rsidRPr="001F53F8" w:rsidRDefault="00B13B9B" w:rsidP="00B238AA">
    <w:pPr>
      <w:pStyle w:val="Footer"/>
      <w:jc w:val="center"/>
      <w:rPr>
        <w:noProof/>
        <w:sz w:val="20"/>
      </w:rPr>
    </w:pPr>
    <w:r>
      <w:rPr>
        <w:noProof/>
      </w:rPr>
      <w:tab/>
    </w:r>
    <w:r>
      <w:rPr>
        <w:noProof/>
      </w:rPr>
      <w:tab/>
    </w:r>
    <w:r w:rsidRPr="001F53F8">
      <w:rPr>
        <w:noProof/>
        <w:sz w:val="20"/>
      </w:rPr>
      <w:t xml:space="preserve">MRO Initials: _______ </w:t>
    </w:r>
  </w:p>
  <w:p w14:paraId="1101C37D" w14:textId="65A7236E" w:rsidR="00B13B9B" w:rsidRPr="00B238AA" w:rsidRDefault="00B13B9B" w:rsidP="00B238AA">
    <w:pPr>
      <w:pStyle w:val="Footer"/>
      <w:jc w:val="center"/>
      <w:rPr>
        <w:sz w:val="20"/>
      </w:rPr>
    </w:pPr>
    <w:r w:rsidRPr="001F53F8">
      <w:rPr>
        <w:noProof/>
        <w:sz w:val="20"/>
      </w:rPr>
      <w:tab/>
    </w:r>
    <w:r w:rsidRPr="001F53F8">
      <w:rPr>
        <w:noProof/>
        <w:sz w:val="20"/>
      </w:rPr>
      <w:tab/>
      <w:t>Customer Initials: ________</w:t>
    </w:r>
  </w:p>
  <w:p w14:paraId="0BB540A5" w14:textId="77777777" w:rsidR="00B13B9B" w:rsidRPr="001F53F8" w:rsidRDefault="00B13B9B"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DB6A9D" w14:textId="77777777" w:rsidR="00B13B9B" w:rsidRDefault="00B13B9B" w:rsidP="00B238AA">
    <w:pPr>
      <w:pStyle w:val="Footer"/>
      <w:jc w:val="center"/>
      <w:rPr>
        <w:noProof/>
      </w:rPr>
    </w:pPr>
    <w:r>
      <w:fldChar w:fldCharType="begin"/>
    </w:r>
    <w:r>
      <w:instrText xml:space="preserve"> PAGE   \* MERGEFORMAT </w:instrText>
    </w:r>
    <w:r>
      <w:fldChar w:fldCharType="separate"/>
    </w:r>
    <w:r>
      <w:rPr>
        <w:noProof/>
      </w:rPr>
      <w:t>15</w:t>
    </w:r>
    <w:r>
      <w:rPr>
        <w:noProof/>
      </w:rPr>
      <w:fldChar w:fldCharType="end"/>
    </w:r>
  </w:p>
  <w:p w14:paraId="4195B312" w14:textId="77777777" w:rsidR="00B13B9B" w:rsidRPr="001F53F8" w:rsidRDefault="00B13B9B" w:rsidP="00B238AA">
    <w:pPr>
      <w:pStyle w:val="Footer"/>
      <w:jc w:val="center"/>
      <w:rPr>
        <w:noProof/>
        <w:sz w:val="20"/>
      </w:rPr>
    </w:pPr>
    <w:r>
      <w:rPr>
        <w:noProof/>
      </w:rPr>
      <w:tab/>
    </w:r>
    <w:r>
      <w:rPr>
        <w:noProof/>
      </w:rPr>
      <w:tab/>
    </w:r>
    <w:r w:rsidRPr="001F53F8">
      <w:rPr>
        <w:noProof/>
        <w:sz w:val="20"/>
      </w:rPr>
      <w:t xml:space="preserve">MRO Initials: _______ </w:t>
    </w:r>
  </w:p>
  <w:p w14:paraId="27038F8F" w14:textId="77777777" w:rsidR="00B13B9B" w:rsidRPr="001F53F8" w:rsidRDefault="00B13B9B" w:rsidP="00B238AA">
    <w:pPr>
      <w:pStyle w:val="Footer"/>
      <w:jc w:val="center"/>
      <w:rPr>
        <w:sz w:val="20"/>
      </w:rPr>
    </w:pPr>
    <w:r w:rsidRPr="001F53F8">
      <w:rPr>
        <w:noProof/>
        <w:sz w:val="20"/>
      </w:rPr>
      <w:tab/>
    </w:r>
    <w:r w:rsidRPr="001F53F8">
      <w:rPr>
        <w:noProof/>
        <w:sz w:val="20"/>
      </w:rPr>
      <w:tab/>
      <w:t>Customer Initials: ________</w:t>
    </w:r>
  </w:p>
  <w:p w14:paraId="47DD0EC2" w14:textId="4A2C7462" w:rsidR="00B13B9B" w:rsidRDefault="00B13B9B" w:rsidP="009741B7">
    <w:pPr>
      <w:pStyle w:val="Footer"/>
      <w:jc w:val="center"/>
      <w:rPr>
        <w:noProof/>
      </w:rPr>
    </w:pPr>
  </w:p>
  <w:p w14:paraId="068C02D8" w14:textId="77777777" w:rsidR="00B13B9B" w:rsidRPr="001F53F8" w:rsidRDefault="00B13B9B"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C852DB" w14:textId="77777777" w:rsidR="001B2B95" w:rsidRDefault="001B2B95">
      <w:r>
        <w:separator/>
      </w:r>
    </w:p>
  </w:footnote>
  <w:footnote w:type="continuationSeparator" w:id="0">
    <w:p w14:paraId="33EA2494" w14:textId="77777777" w:rsidR="001B2B95" w:rsidRDefault="001B2B95">
      <w:r>
        <w:continuationSeparator/>
      </w:r>
    </w:p>
  </w:footnote>
  <w:footnote w:type="continuationNotice" w:id="1">
    <w:p w14:paraId="23F04AE4" w14:textId="77777777" w:rsidR="001B2B95" w:rsidRDefault="001B2B95">
      <w:pPr>
        <w:spacing w:after="0"/>
      </w:pPr>
    </w:p>
  </w:footnote>
  <w:footnote w:id="2">
    <w:p w14:paraId="48E5AA4A" w14:textId="77777777" w:rsidR="00B935F6" w:rsidRDefault="00B935F6">
      <w:pPr>
        <w:pStyle w:val="FootnoteText"/>
      </w:pPr>
      <w:del w:id="34" w:author="Jason Mann" w:date="2020-07-01T14:00:00Z">
        <w:r>
          <w:rPr>
            <w:rStyle w:val="FootnoteReference"/>
          </w:rPr>
          <w:footnoteRef/>
        </w:r>
        <w:r>
          <w:delText xml:space="preserve"> </w:delText>
        </w:r>
        <w:r>
          <w:tab/>
          <w:delText>Alternatively, please provide the form.</w:delText>
        </w:r>
      </w:del>
    </w:p>
  </w:footnote>
  <w:footnote w:id="3">
    <w:p w14:paraId="1F0A8F01" w14:textId="77777777" w:rsidR="00B935F6" w:rsidRDefault="00B935F6">
      <w:pPr>
        <w:pStyle w:val="FootnoteText"/>
      </w:pPr>
      <w:del w:id="37" w:author="Jason Mann" w:date="2020-07-01T14:00:00Z">
        <w:r>
          <w:rPr>
            <w:rStyle w:val="FootnoteReference"/>
          </w:rPr>
          <w:footnoteRef/>
        </w:r>
        <w:r>
          <w:delText xml:space="preserve"> </w:delText>
        </w:r>
        <w:r>
          <w:tab/>
          <w:delText>Insert relevant certifications.</w:delText>
        </w:r>
      </w:del>
    </w:p>
  </w:footnote>
  <w:footnote w:id="4">
    <w:p w14:paraId="36DEF841" w14:textId="77777777" w:rsidR="00B935F6" w:rsidRDefault="00B935F6">
      <w:pPr>
        <w:pStyle w:val="FootnoteText"/>
      </w:pPr>
      <w:del w:id="40" w:author="Jason Mann" w:date="2020-07-01T14:00:00Z">
        <w:r>
          <w:rPr>
            <w:rStyle w:val="FootnoteReference"/>
          </w:rPr>
          <w:footnoteRef/>
        </w:r>
        <w:r>
          <w:delText xml:space="preserve"> </w:delText>
        </w:r>
        <w:r>
          <w:tab/>
          <w:delText>To be further specified, as advised by BlackRock’s technical advisor.</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6AD931" w14:textId="77777777" w:rsidR="00545BD7" w:rsidRDefault="00545B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B758DC" w14:textId="77777777" w:rsidR="00B13B9B" w:rsidRDefault="00B13B9B" w:rsidP="009741B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410B5" w14:textId="77777777" w:rsidR="00B13B9B" w:rsidRPr="004D1643" w:rsidRDefault="00B13B9B" w:rsidP="00974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rian Goodkind">
    <w15:presenceInfo w15:providerId="None" w15:userId="Brian Goodkind"/>
  </w15:person>
  <w15:person w15:author="Timothy Perez">
    <w15:presenceInfo w15:providerId="Windows Live" w15:userId="2ea01617752ed7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WdGrYloCLgrJB87OH9rfTluKxBZxC+02jhIY0pm1cVyKXhX5aCV9C26FGTTHvA25GcmOa3zhDA+3BA6CXQivHg==" w:salt="AigAzl3dgQxTEl6lhiOG3g=="/>
  <w:defaultTabStop w:val="720"/>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3D2C"/>
    <w:rsid w:val="000D4A05"/>
    <w:rsid w:val="000E3B47"/>
    <w:rsid w:val="000E44CA"/>
    <w:rsid w:val="000F057C"/>
    <w:rsid w:val="000F4B1F"/>
    <w:rsid w:val="00100BB5"/>
    <w:rsid w:val="00100DBA"/>
    <w:rsid w:val="0010291A"/>
    <w:rsid w:val="00107B4F"/>
    <w:rsid w:val="001156B6"/>
    <w:rsid w:val="00140521"/>
    <w:rsid w:val="001502CA"/>
    <w:rsid w:val="00182644"/>
    <w:rsid w:val="0019341A"/>
    <w:rsid w:val="00195CAA"/>
    <w:rsid w:val="001A5C01"/>
    <w:rsid w:val="001B2B95"/>
    <w:rsid w:val="001B40F0"/>
    <w:rsid w:val="001C234B"/>
    <w:rsid w:val="001C57BB"/>
    <w:rsid w:val="001D2A0E"/>
    <w:rsid w:val="001D45B7"/>
    <w:rsid w:val="001D4A5D"/>
    <w:rsid w:val="001E1EE9"/>
    <w:rsid w:val="001E4334"/>
    <w:rsid w:val="001E50D9"/>
    <w:rsid w:val="001F5083"/>
    <w:rsid w:val="001F7776"/>
    <w:rsid w:val="0020073D"/>
    <w:rsid w:val="00211DFE"/>
    <w:rsid w:val="0022015F"/>
    <w:rsid w:val="00224CFB"/>
    <w:rsid w:val="0022701E"/>
    <w:rsid w:val="0024265A"/>
    <w:rsid w:val="00247BFE"/>
    <w:rsid w:val="00273832"/>
    <w:rsid w:val="00282544"/>
    <w:rsid w:val="002924D4"/>
    <w:rsid w:val="002A607B"/>
    <w:rsid w:val="002C3C5C"/>
    <w:rsid w:val="002D1387"/>
    <w:rsid w:val="002D6B54"/>
    <w:rsid w:val="002E5118"/>
    <w:rsid w:val="002F32AC"/>
    <w:rsid w:val="002F39ED"/>
    <w:rsid w:val="00300A44"/>
    <w:rsid w:val="003025A3"/>
    <w:rsid w:val="0032044A"/>
    <w:rsid w:val="00327316"/>
    <w:rsid w:val="003341FE"/>
    <w:rsid w:val="00344448"/>
    <w:rsid w:val="003469C8"/>
    <w:rsid w:val="0036608E"/>
    <w:rsid w:val="00377B4A"/>
    <w:rsid w:val="00380F0D"/>
    <w:rsid w:val="0039755E"/>
    <w:rsid w:val="003A6364"/>
    <w:rsid w:val="003B16BF"/>
    <w:rsid w:val="003C1306"/>
    <w:rsid w:val="003D1164"/>
    <w:rsid w:val="003F1457"/>
    <w:rsid w:val="003F2F94"/>
    <w:rsid w:val="003F45BC"/>
    <w:rsid w:val="00411B33"/>
    <w:rsid w:val="004238F2"/>
    <w:rsid w:val="004317DE"/>
    <w:rsid w:val="00435539"/>
    <w:rsid w:val="0044240F"/>
    <w:rsid w:val="00453E18"/>
    <w:rsid w:val="004659A9"/>
    <w:rsid w:val="0048052D"/>
    <w:rsid w:val="00480B29"/>
    <w:rsid w:val="004A3C3E"/>
    <w:rsid w:val="004B0859"/>
    <w:rsid w:val="004B1AB2"/>
    <w:rsid w:val="004C0B53"/>
    <w:rsid w:val="004D10C1"/>
    <w:rsid w:val="004E1EF2"/>
    <w:rsid w:val="004E6221"/>
    <w:rsid w:val="005110D5"/>
    <w:rsid w:val="00511AE0"/>
    <w:rsid w:val="00545BD7"/>
    <w:rsid w:val="00551397"/>
    <w:rsid w:val="00552AA8"/>
    <w:rsid w:val="00560D66"/>
    <w:rsid w:val="005766AE"/>
    <w:rsid w:val="00576E95"/>
    <w:rsid w:val="00577305"/>
    <w:rsid w:val="00591403"/>
    <w:rsid w:val="00593E79"/>
    <w:rsid w:val="005A33CF"/>
    <w:rsid w:val="005B6F6E"/>
    <w:rsid w:val="005C5F4A"/>
    <w:rsid w:val="005C6443"/>
    <w:rsid w:val="005C715E"/>
    <w:rsid w:val="005D38FB"/>
    <w:rsid w:val="005E1D7F"/>
    <w:rsid w:val="005E2640"/>
    <w:rsid w:val="005F19E3"/>
    <w:rsid w:val="006054A9"/>
    <w:rsid w:val="00613E24"/>
    <w:rsid w:val="0063212B"/>
    <w:rsid w:val="00632FE8"/>
    <w:rsid w:val="00636F97"/>
    <w:rsid w:val="00645EFB"/>
    <w:rsid w:val="0065066F"/>
    <w:rsid w:val="006556BA"/>
    <w:rsid w:val="00665331"/>
    <w:rsid w:val="00665709"/>
    <w:rsid w:val="006670B2"/>
    <w:rsid w:val="00673F34"/>
    <w:rsid w:val="00683AB4"/>
    <w:rsid w:val="00684DAA"/>
    <w:rsid w:val="006B3755"/>
    <w:rsid w:val="006B6453"/>
    <w:rsid w:val="006C6865"/>
    <w:rsid w:val="006E13D1"/>
    <w:rsid w:val="006F496B"/>
    <w:rsid w:val="006F4A3A"/>
    <w:rsid w:val="0071695E"/>
    <w:rsid w:val="00721FEC"/>
    <w:rsid w:val="007260A6"/>
    <w:rsid w:val="00731DAB"/>
    <w:rsid w:val="00747BC4"/>
    <w:rsid w:val="007520E5"/>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605B"/>
    <w:rsid w:val="007F0078"/>
    <w:rsid w:val="007F41EA"/>
    <w:rsid w:val="00806FE4"/>
    <w:rsid w:val="00814634"/>
    <w:rsid w:val="0081798A"/>
    <w:rsid w:val="00832679"/>
    <w:rsid w:val="00835F1C"/>
    <w:rsid w:val="008533E6"/>
    <w:rsid w:val="00854E1F"/>
    <w:rsid w:val="0086119B"/>
    <w:rsid w:val="00861F52"/>
    <w:rsid w:val="00863A55"/>
    <w:rsid w:val="00867900"/>
    <w:rsid w:val="0087184D"/>
    <w:rsid w:val="00874721"/>
    <w:rsid w:val="008765B0"/>
    <w:rsid w:val="00877484"/>
    <w:rsid w:val="0088098B"/>
    <w:rsid w:val="0088212D"/>
    <w:rsid w:val="008839C9"/>
    <w:rsid w:val="00884FD0"/>
    <w:rsid w:val="00885B52"/>
    <w:rsid w:val="00891D4F"/>
    <w:rsid w:val="008B3F40"/>
    <w:rsid w:val="009031BC"/>
    <w:rsid w:val="009036AE"/>
    <w:rsid w:val="00905BA2"/>
    <w:rsid w:val="00907597"/>
    <w:rsid w:val="0091305C"/>
    <w:rsid w:val="00916B86"/>
    <w:rsid w:val="009214AA"/>
    <w:rsid w:val="009252EA"/>
    <w:rsid w:val="00926EC4"/>
    <w:rsid w:val="00940732"/>
    <w:rsid w:val="009524CF"/>
    <w:rsid w:val="00953C7A"/>
    <w:rsid w:val="00971D65"/>
    <w:rsid w:val="009741B7"/>
    <w:rsid w:val="009833D4"/>
    <w:rsid w:val="00995D25"/>
    <w:rsid w:val="009A0069"/>
    <w:rsid w:val="009A7195"/>
    <w:rsid w:val="009B2F1C"/>
    <w:rsid w:val="009C5695"/>
    <w:rsid w:val="009D1338"/>
    <w:rsid w:val="009D35EF"/>
    <w:rsid w:val="009D6110"/>
    <w:rsid w:val="009D6451"/>
    <w:rsid w:val="009F3C81"/>
    <w:rsid w:val="00A0201D"/>
    <w:rsid w:val="00A119F6"/>
    <w:rsid w:val="00A13C7E"/>
    <w:rsid w:val="00A15206"/>
    <w:rsid w:val="00A20EAC"/>
    <w:rsid w:val="00A40A75"/>
    <w:rsid w:val="00A40DCB"/>
    <w:rsid w:val="00A647AC"/>
    <w:rsid w:val="00A955A0"/>
    <w:rsid w:val="00AA4812"/>
    <w:rsid w:val="00AB288E"/>
    <w:rsid w:val="00AC14F6"/>
    <w:rsid w:val="00AC1E18"/>
    <w:rsid w:val="00AF1C28"/>
    <w:rsid w:val="00B13B9B"/>
    <w:rsid w:val="00B201A2"/>
    <w:rsid w:val="00B238AA"/>
    <w:rsid w:val="00B462A0"/>
    <w:rsid w:val="00B47581"/>
    <w:rsid w:val="00B56006"/>
    <w:rsid w:val="00B635EE"/>
    <w:rsid w:val="00B646E5"/>
    <w:rsid w:val="00B673FF"/>
    <w:rsid w:val="00B745E8"/>
    <w:rsid w:val="00B935F6"/>
    <w:rsid w:val="00B9366F"/>
    <w:rsid w:val="00BA16A1"/>
    <w:rsid w:val="00BA35A9"/>
    <w:rsid w:val="00BB3284"/>
    <w:rsid w:val="00BC332C"/>
    <w:rsid w:val="00C14A50"/>
    <w:rsid w:val="00C14B5B"/>
    <w:rsid w:val="00C15CDE"/>
    <w:rsid w:val="00C30512"/>
    <w:rsid w:val="00C30DB4"/>
    <w:rsid w:val="00C40C8D"/>
    <w:rsid w:val="00C525FF"/>
    <w:rsid w:val="00C5402B"/>
    <w:rsid w:val="00C56D3E"/>
    <w:rsid w:val="00C64C71"/>
    <w:rsid w:val="00C73656"/>
    <w:rsid w:val="00C85CB8"/>
    <w:rsid w:val="00C8635D"/>
    <w:rsid w:val="00C871E7"/>
    <w:rsid w:val="00C9058C"/>
    <w:rsid w:val="00CA6FAE"/>
    <w:rsid w:val="00CB3E34"/>
    <w:rsid w:val="00CD4F69"/>
    <w:rsid w:val="00D13C2C"/>
    <w:rsid w:val="00D2461B"/>
    <w:rsid w:val="00D27673"/>
    <w:rsid w:val="00D34C23"/>
    <w:rsid w:val="00D370A2"/>
    <w:rsid w:val="00D52F4D"/>
    <w:rsid w:val="00D65936"/>
    <w:rsid w:val="00D7124E"/>
    <w:rsid w:val="00D84112"/>
    <w:rsid w:val="00DA1CD0"/>
    <w:rsid w:val="00DB2A55"/>
    <w:rsid w:val="00DB765E"/>
    <w:rsid w:val="00DC0A14"/>
    <w:rsid w:val="00DC646C"/>
    <w:rsid w:val="00DD193F"/>
    <w:rsid w:val="00DD1A8E"/>
    <w:rsid w:val="00DD409C"/>
    <w:rsid w:val="00DD69DC"/>
    <w:rsid w:val="00DE4850"/>
    <w:rsid w:val="00DF28F9"/>
    <w:rsid w:val="00E156A6"/>
    <w:rsid w:val="00E17125"/>
    <w:rsid w:val="00E3097D"/>
    <w:rsid w:val="00E441CF"/>
    <w:rsid w:val="00E4600E"/>
    <w:rsid w:val="00E51719"/>
    <w:rsid w:val="00E523D7"/>
    <w:rsid w:val="00E62B00"/>
    <w:rsid w:val="00E66828"/>
    <w:rsid w:val="00E6709A"/>
    <w:rsid w:val="00E7003D"/>
    <w:rsid w:val="00E7080C"/>
    <w:rsid w:val="00E75250"/>
    <w:rsid w:val="00E77C8A"/>
    <w:rsid w:val="00E876B0"/>
    <w:rsid w:val="00E9395B"/>
    <w:rsid w:val="00EC5826"/>
    <w:rsid w:val="00ED1942"/>
    <w:rsid w:val="00EE428F"/>
    <w:rsid w:val="00EF0D87"/>
    <w:rsid w:val="00EF30E3"/>
    <w:rsid w:val="00F0127A"/>
    <w:rsid w:val="00F03AEC"/>
    <w:rsid w:val="00F14064"/>
    <w:rsid w:val="00F36591"/>
    <w:rsid w:val="00F3770E"/>
    <w:rsid w:val="00F47C39"/>
    <w:rsid w:val="00F572A7"/>
    <w:rsid w:val="00F738E2"/>
    <w:rsid w:val="00F75B79"/>
    <w:rsid w:val="00F827BD"/>
    <w:rsid w:val="00F86466"/>
    <w:rsid w:val="00F877EF"/>
    <w:rsid w:val="00F90BE0"/>
    <w:rsid w:val="00F94E4B"/>
    <w:rsid w:val="00FA729E"/>
    <w:rsid w:val="00FA7EE6"/>
    <w:rsid w:val="00FB29D2"/>
    <w:rsid w:val="00FB56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15:docId w15:val="{414D608C-7F69-40DA-9412-2E0582D05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BD7"/>
    <w:pPr>
      <w:widowControl w:val="0"/>
      <w:spacing w:after="120" w:line="240" w:lineRule="auto"/>
      <w:pPrChange w:id="0" w:author="Jason Mann" w:date="2020-07-01T14:00:00Z">
        <w:pPr>
          <w:widowControl w:val="0"/>
          <w:spacing w:after="240"/>
        </w:pPr>
      </w:pPrChange>
    </w:pPr>
    <w:rPr>
      <w:rFonts w:ascii="Times New Roman" w:eastAsia="Times New Roman" w:hAnsi="Times New Roman" w:cs="Times New Roman"/>
      <w:szCs w:val="20"/>
      <w:rPrChange w:id="0" w:author="Jason Mann" w:date="2020-07-01T14:00:00Z">
        <w:rPr>
          <w:sz w:val="22"/>
          <w:lang w:val="en-US" w:eastAsia="en-US" w:bidi="ar-SA"/>
        </w:rPr>
      </w:rPrChange>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545BD7"/>
    <w:pPr>
      <w:tabs>
        <w:tab w:val="center" w:pos="4320"/>
        <w:tab w:val="right" w:pos="8640"/>
      </w:tabs>
      <w:spacing w:after="240"/>
      <w:pPrChange w:id="1" w:author="Jason Mann" w:date="2020-07-01T14:00:00Z">
        <w:pPr>
          <w:widowControl w:val="0"/>
          <w:tabs>
            <w:tab w:val="center" w:pos="4320"/>
            <w:tab w:val="right" w:pos="8640"/>
          </w:tabs>
        </w:pPr>
      </w:pPrChange>
    </w:pPr>
    <w:rPr>
      <w:rPrChange w:id="1" w:author="Jason Mann" w:date="2020-07-01T14:00:00Z">
        <w:rPr>
          <w:sz w:val="22"/>
          <w:lang w:val="en-US" w:eastAsia="en-US" w:bidi="ar-SA"/>
        </w:rPr>
      </w:rPrChange>
    </w:r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545BD7"/>
    <w:pPr>
      <w:pPrChange w:id="2" w:author="Jason Mann" w:date="2020-07-01T14:00:00Z">
        <w:pPr>
          <w:widowControl w:val="0"/>
          <w:spacing w:after="120"/>
        </w:pPr>
      </w:pPrChange>
    </w:pPr>
    <w:rPr>
      <w:rPrChange w:id="2" w:author="Jason Mann" w:date="2020-07-01T14:00:00Z">
        <w:rPr>
          <w:sz w:val="22"/>
          <w:lang w:val="en-US" w:eastAsia="en-US" w:bidi="ar-SA"/>
        </w:rPr>
      </w:rPrChange>
    </w:rPr>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styleId="UnresolvedMention">
    <w:name w:val="Unresolved Mention"/>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16ECB-1BBE-49F7-B0E4-1B127DE21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Template>
  <TotalTime>20</TotalTime>
  <Pages>1</Pages>
  <Words>9970</Words>
  <Characters>56831</Characters>
  <Application>Microsoft Office Word</Application>
  <DocSecurity>0</DocSecurity>
  <PresentationFormat/>
  <Lines>473</Lines>
  <Paragraphs>133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66668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3</cp:revision>
  <cp:lastPrinted>2020-06-23T04:19:00Z</cp:lastPrinted>
  <dcterms:created xsi:type="dcterms:W3CDTF">2020-07-01T13:11:00Z</dcterms:created>
  <dcterms:modified xsi:type="dcterms:W3CDTF">2020-07-01T18:09:00Z</dcterms:modified>
  <dc:language/>
  <cp:version/>
</cp:coreProperties>
</file>