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bookmarkStart w:id="0" w:name="_GoBack"/>
      <w:bookmarkEnd w:id="0"/>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952"/>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724E6A52"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w:t>
            </w:r>
            <w:ins w:id="1" w:author="Contracts Mgr." w:date="2020-07-10T11:02:00Z">
              <w:r>
                <w:rPr>
                  <w:rFonts w:ascii="Calibri" w:hAnsi="Calibri"/>
                  <w:color w:val="000000"/>
                  <w:szCs w:val="22"/>
                </w:rPr>
                <w:t>0</w:t>
              </w:r>
              <w:r w:rsidR="008A4AD3">
                <w:rPr>
                  <w:rFonts w:ascii="Calibri" w:hAnsi="Calibri"/>
                  <w:color w:val="000000"/>
                  <w:szCs w:val="22"/>
                </w:rPr>
                <w:t>7</w:t>
              </w:r>
              <w:r>
                <w:rPr>
                  <w:rFonts w:ascii="Calibri" w:hAnsi="Calibri"/>
                  <w:color w:val="000000"/>
                  <w:szCs w:val="22"/>
                </w:rPr>
                <w:t>_</w:t>
              </w:r>
              <w:r w:rsidR="008A4AD3">
                <w:rPr>
                  <w:rFonts w:ascii="Calibri" w:hAnsi="Calibri"/>
                  <w:color w:val="000000"/>
                  <w:szCs w:val="22"/>
                </w:rPr>
                <w:t>09</w:t>
              </w:r>
            </w:ins>
            <w:del w:id="2" w:author="Contracts Mgr." w:date="2020-07-10T11:02:00Z">
              <w:r>
                <w:rPr>
                  <w:rFonts w:ascii="Calibri" w:hAnsi="Calibri"/>
                  <w:color w:val="000000"/>
                  <w:szCs w:val="22"/>
                </w:rPr>
                <w:delText>05_28</w:delText>
              </w:r>
            </w:del>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proofErr w:type="gramStart"/>
      <w:r w:rsidR="001E4334">
        <w:rPr>
          <w:szCs w:val="22"/>
        </w:rPr>
      </w:r>
      <w:r w:rsidRPr="00370349">
        <w:rPr>
          <w:szCs w:val="22"/>
        </w:rPr>
      </w:r>
      <w:r>
        <w:rPr>
          <w:szCs w:val="22"/>
        </w:rPr>
      </w:r>
      <w:proofErr w:type="gramEnd"/>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rsidP="00DC0A14">
            <w:pPr>
              <w:rPr>
                <w:i/>
              </w:rPr>
            </w:pPr>
            <w:r>
              <w:rPr>
                <w:i/>
              </w:rPr>
              <w:t xml:space="preserve"/>
            </w:r>
          </w:p>
        </w:tc>
        <w:tc>
          <w:tcPr>
            <w:tcW w:w="3600" w:type="dxa"/>
            <w:tcBorders>
              <w:top w:val="nil"/>
              <w:left w:val="nil"/>
              <w:right w:val="nil"/>
            </w:tcBorders>
          </w:tcPr>
          <w:p w14:paraId="61C57FB2" w14:textId="5FC41F97"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rsidP="00DC0A14">
            <w:pPr>
              <w:rPr>
                <w:i/>
              </w:rPr>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rsidP="00DC0A14">
            <w:pPr>
              <w:rPr>
                <w:i/>
              </w:rPr>
            </w:pPr>
            <w:r w:rsidRPr="00770B73">
              <w:rPr>
                <w:i/>
              </w:rPr>
              <w:t/>
            </w:r>
          </w:p>
        </w:tc>
        <w:tc>
          <w:tcPr>
            <w:tcW w:w="3600" w:type="dxa"/>
            <w:tcBorders>
              <w:top w:val="nil"/>
              <w:left w:val="nil"/>
              <w:right w:val="nil"/>
            </w:tcBorders>
          </w:tcPr>
          <w:p w14:paraId="51808C90" w14:textId="77777777" w:rsidR="005E1D7F" w:rsidRPr="00770B73" w:rsidRDefault="005E1D7F" w:rsidP="00DC0A14"/>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DC0A14">
            <w:r>
              <w:t/>
            </w:r>
          </w:p>
        </w:tc>
        <w:tc>
          <w:tcPr>
            <w:tcW w:w="2520" w:type="dxa"/>
            <w:gridSpan w:val="2"/>
            <w:tcBorders>
              <w:top w:val="nil"/>
              <w:left w:val="nil"/>
              <w:bottom w:val="nil"/>
              <w:right w:val="nil"/>
            </w:tcBorders>
          </w:tcPr>
          <w:p w14:paraId="2A8370FE" w14:textId="77777777" w:rsidR="005E1D7F" w:rsidRPr="00770B73" w:rsidRDefault="005E1D7F" w:rsidP="00DC0A14">
            <w:pPr>
              <w:rPr>
                <w:i/>
              </w:rPr>
            </w:pPr>
            <w:r w:rsidRPr="00770B73">
              <w:rPr>
                <w:i/>
              </w:rPr>
              <w:t/>
            </w:r>
          </w:p>
        </w:tc>
        <w:tc>
          <w:tcPr>
            <w:tcW w:w="3600" w:type="dxa"/>
            <w:tcBorders>
              <w:left w:val="nil"/>
              <w:right w:val="nil"/>
            </w:tcBorders>
          </w:tcPr>
          <w:p w14:paraId="0F929BEA" w14:textId="77777777" w:rsidR="005E1D7F" w:rsidRPr="00770B73" w:rsidRDefault="005E1D7F" w:rsidP="00DC0A14"/>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DC0A14">
            <w:r>
              <w:t/>
            </w:r>
          </w:p>
        </w:tc>
        <w:tc>
          <w:tcPr>
            <w:tcW w:w="2520" w:type="dxa"/>
            <w:gridSpan w:val="2"/>
            <w:tcBorders>
              <w:top w:val="nil"/>
              <w:left w:val="nil"/>
              <w:bottom w:val="nil"/>
              <w:right w:val="nil"/>
            </w:tcBorders>
          </w:tcPr>
          <w:p w14:paraId="5D7F6B08" w14:textId="77777777" w:rsidR="005E1D7F" w:rsidRPr="00770B73" w:rsidRDefault="005E1D7F" w:rsidP="00DC0A14">
            <w:pPr>
              <w:rPr>
                <w:i/>
              </w:rPr>
            </w:pPr>
            <w:r w:rsidRPr="00770B73">
              <w:rPr>
                <w:i/>
              </w:rPr>
              <w:t/>
            </w:r>
            <w:r>
              <w:rPr>
                <w:i/>
              </w:rPr>
              <w:t/>
            </w:r>
          </w:p>
        </w:tc>
        <w:tc>
          <w:tcPr>
            <w:tcW w:w="3600" w:type="dxa"/>
            <w:tcBorders>
              <w:left w:val="nil"/>
              <w:right w:val="nil"/>
            </w:tcBorders>
          </w:tcPr>
          <w:p w14:paraId="7C39FC3A" w14:textId="3CF7DC82" w:rsidR="005E1D7F" w:rsidRPr="00770B73" w:rsidRDefault="00560D66" w:rsidP="00DC0A14">
            <w:r>
              <w:t/>
            </w: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DC0A14"/>
        </w:tc>
        <w:tc>
          <w:tcPr>
            <w:tcW w:w="2520" w:type="dxa"/>
            <w:gridSpan w:val="2"/>
            <w:tcBorders>
              <w:top w:val="nil"/>
              <w:left w:val="nil"/>
              <w:bottom w:val="nil"/>
              <w:right w:val="nil"/>
            </w:tcBorders>
          </w:tcPr>
          <w:p w14:paraId="1B83BAAF" w14:textId="77777777" w:rsidR="005E1D7F" w:rsidRPr="00770B73" w:rsidRDefault="005E1D7F" w:rsidP="00DC0A14">
            <w:pPr>
              <w:rPr>
                <w:i/>
              </w:rPr>
            </w:pPr>
            <w:r w:rsidRPr="00770B73">
              <w:rPr>
                <w:i/>
              </w:rPr>
              <w:t/>
            </w:r>
          </w:p>
        </w:tc>
        <w:tc>
          <w:tcPr>
            <w:tcW w:w="3600" w:type="dxa"/>
            <w:tcBorders>
              <w:left w:val="nil"/>
              <w:right w:val="nil"/>
            </w:tcBorders>
          </w:tcPr>
          <w:p w14:paraId="279D8798" w14:textId="77777777" w:rsidR="005E1D7F" w:rsidRPr="00770B73" w:rsidRDefault="005E1D7F" w:rsidP="00DC0A14"/>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rsidP="00DC0A14">
            <w:r>
              <w:t xml:space="preserve"/>
            </w:r>
          </w:p>
          <w:p w14:paraId="733595F7" w14:textId="77777777" w:rsidR="00560D66" w:rsidRPr="00770B73" w:rsidRDefault="00560D66" w:rsidP="00DC0A14">
            <w:r>
              <w:t xml:space="preserve"/>
            </w:r>
          </w:p>
        </w:tc>
        <w:tc>
          <w:tcPr>
            <w:tcW w:w="2520" w:type="dxa"/>
            <w:gridSpan w:val="2"/>
            <w:tcBorders>
              <w:top w:val="nil"/>
              <w:left w:val="nil"/>
              <w:bottom w:val="nil"/>
              <w:right w:val="nil"/>
            </w:tcBorders>
          </w:tcPr>
          <w:p w14:paraId="69C72B60" w14:textId="77777777" w:rsidR="00560D66" w:rsidRPr="00770B73" w:rsidRDefault="00560D66" w:rsidP="00DC0A14">
            <w:pPr>
              <w:rPr>
                <w:i/>
              </w:rPr>
            </w:pPr>
            <w:r>
              <w:t/>
            </w:r>
          </w:p>
        </w:tc>
        <w:tc>
          <w:tcPr>
            <w:tcW w:w="3600" w:type="dxa"/>
            <w:tcBorders>
              <w:left w:val="nil"/>
              <w:bottom w:val="nil"/>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t xml:space="preserve">In exchange of the mutual covenants contained herein and other good and valuable consideration, the receipt and sufficiency of which the parties hereby </w:t>
      </w:r>
      <w:proofErr w:type="gramStart"/>
      <w:r w:rsidRPr="002F32AC">
        <w:rPr>
          <w:szCs w:val="22"/>
        </w:rPr>
        <w:t>acknowledge,</w:t>
      </w:r>
      <w:proofErr w:type="gramEnd"/>
      <w:r w:rsidRPr="002F32AC">
        <w:rPr>
          <w:szCs w:val="22"/>
        </w:rPr>
        <w:t xml:space="preserv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4551C21A" w:rsidR="00560D66" w:rsidRDefault="00560D66" w:rsidP="004238F2">
      <w:pPr>
        <w:pStyle w:val="Heading2"/>
        <w:ind w:left="0" w:firstLine="720"/>
        <w:rPr>
          <w:szCs w:val="22"/>
        </w:rPr>
      </w:pPr>
      <w:r w:rsidRPr="002F32AC">
        <w:rPr>
          <w:szCs w:val="22"/>
        </w:rPr>
        <w:lastRenderedPageBreak/>
        <w:t xml:space="preserve">The term "Customer" </w:t>
      </w:r>
      <w:ins w:id="3" w:author="Contracts Mgr." w:date="2020-07-10T11:02:00Z">
        <w:r w:rsidR="001F52E2">
          <w:rPr>
            <w:szCs w:val="22"/>
          </w:rPr>
          <w:t xml:space="preserve">may include affiliates of, funds managed by or other Aircraft ownership vehicles such as owner trusts established by the Customer named above </w:t>
        </w:r>
        <w:r w:rsidR="001F52E2" w:rsidRPr="004E1EF2">
          <w:rPr>
            <w:szCs w:val="22"/>
          </w:rPr>
          <w:t xml:space="preserve">(provided that any such person agrees to be bound by this </w:t>
        </w:r>
        <w:r w:rsidR="001F52E2">
          <w:rPr>
            <w:szCs w:val="22"/>
          </w:rPr>
          <w:t>GTA</w:t>
        </w:r>
        <w:r w:rsidR="001F52E2" w:rsidRPr="004E1EF2">
          <w:rPr>
            <w:szCs w:val="22"/>
          </w:rPr>
          <w:t>) or its assignee if</w:t>
        </w:r>
      </w:ins>
      <w:del w:id="4" w:author="Contracts Mgr." w:date="2020-07-10T11:02:00Z">
        <w:r>
          <w:rPr>
            <w:szCs w:val="22"/>
          </w:rPr>
          <w:delText>include</w:delText>
        </w:r>
        <w:r w:rsidR="00DC0A14">
          <w:rPr>
            <w:szCs w:val="22"/>
          </w:rPr>
          <w:delText>s</w:delText>
        </w:r>
        <w:r>
          <w:rPr>
            <w:szCs w:val="22"/>
          </w:rPr>
          <w:delText xml:space="preserve"> </w:delText>
        </w:r>
        <w:r w:rsidR="00DC0A14">
          <w:rPr>
            <w:szCs w:val="22"/>
          </w:rPr>
          <w:delText>the entity named above and any assignees of such entity if the</w:delText>
        </w:r>
      </w:del>
      <w:r w:rsidR="00DC0A14">
        <w:rPr>
          <w:szCs w:val="22"/>
        </w:rPr>
        <w:t xml:space="preserve"> assignment is </w:t>
      </w:r>
      <w:r w:rsidR="004E1EF2" w:rsidRPr="004E1EF2">
        <w:rPr>
          <w:szCs w:val="22"/>
        </w:rPr>
        <w:t xml:space="preserve">approved in writing by </w:t>
      </w:r>
      <w:r w:rsidR="004E1EF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 xml:space="preserve">specifications that might appreciably affect weight, balance, structural strength, performance, </w:t>
      </w:r>
      <w:proofErr w:type="spellStart"/>
      <w:r w:rsidRPr="009B203E">
        <w:rPr>
          <w:szCs w:val="22"/>
        </w:rPr>
        <w:t>powerplant</w:t>
      </w:r>
      <w:proofErr w:type="spellEnd"/>
      <w:r w:rsidRPr="009B203E">
        <w:rPr>
          <w:szCs w:val="22"/>
        </w:rPr>
        <w:t xml:space="preserve">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3357E446"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w:t>
      </w:r>
      <w:proofErr w:type="gramStart"/>
      <w:r w:rsidR="00D34C23">
        <w:rPr>
          <w:color w:val="000000" w:themeColor="text1"/>
          <w:szCs w:val="22"/>
        </w:rPr>
        <w:t xml:space="preserve">a </w:t>
      </w:r>
      <w:r w:rsidRPr="00552AA8">
        <w:rPr>
          <w:color w:val="000000" w:themeColor="text1"/>
          <w:szCs w:val="22"/>
        </w:rPr>
        <w:t xml:space="preserve"> Service</w:t>
      </w:r>
      <w:proofErr w:type="gramEnd"/>
      <w:r w:rsidRPr="00552AA8">
        <w:rPr>
          <w:color w:val="000000" w:themeColor="text1"/>
          <w:szCs w:val="22"/>
        </w:rPr>
        <w:t xml:space="preserv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72DE839B" w:rsidR="00926EC4" w:rsidRPr="00453E18" w:rsidRDefault="00926EC4" w:rsidP="00926EC4">
      <w:pPr>
        <w:pStyle w:val="Heading2"/>
        <w:ind w:left="0" w:firstLine="720"/>
        <w:rPr>
          <w:bCs w:val="0"/>
        </w:rPr>
      </w:pPr>
      <w:r>
        <w:t>The term “Redelivery” means</w:t>
      </w:r>
      <w:ins w:id="5" w:author="Contracts Mgr." w:date="2020-07-10T11:02:00Z">
        <w:r w:rsidR="00E3129F">
          <w:t>, except as otherwise set forth herein,</w:t>
        </w:r>
      </w:ins>
      <w:r>
        <w:t xml:space="preserve"> the return of possession of the Aircraft to Customer</w:t>
      </w:r>
      <w:ins w:id="6" w:author="Contracts Mgr." w:date="2020-07-10T11:02:00Z">
        <w:r w:rsidR="001F52E2">
          <w:t xml:space="preserve"> upon the completion of the Services with respect thereto, all in accordance with the terms of this GTA and the Service Agreement</w:t>
        </w:r>
      </w:ins>
      <w:r>
        <w:t>.</w:t>
      </w:r>
    </w:p>
    <w:p w14:paraId="1EC8C026" w14:textId="5E875A9D" w:rsidR="00926EC4" w:rsidRPr="00552AA8" w:rsidRDefault="00926EC4" w:rsidP="00926EC4">
      <w:pPr>
        <w:pStyle w:val="Heading2"/>
        <w:ind w:left="0" w:firstLine="720"/>
        <w:rPr>
          <w:szCs w:val="22"/>
        </w:rPr>
      </w:pPr>
      <w:r w:rsidRPr="002F32AC">
        <w:rPr>
          <w:szCs w:val="22"/>
        </w:rPr>
        <w:t xml:space="preserve">The term “Redelivery Date” refers to the earlier </w:t>
      </w:r>
      <w:proofErr w:type="gramStart"/>
      <w:r w:rsidRPr="002F32AC">
        <w:rPr>
          <w:szCs w:val="22"/>
        </w:rPr>
        <w:t>of (</w:t>
      </w:r>
      <w:proofErr w:type="spellStart"/>
      <w:r w:rsidRPr="002F32AC">
        <w:rPr>
          <w:szCs w:val="22"/>
        </w:rPr>
        <w:t>i</w:t>
      </w:r>
      <w:proofErr w:type="spellEnd"/>
      <w:r w:rsidRPr="002F32AC">
        <w:rPr>
          <w:szCs w:val="22"/>
        </w:rPr>
        <w:t>) actual Redelivery, or (ii</w:t>
      </w:r>
      <w:proofErr w:type="gramEnd"/>
      <w:r w:rsidRPr="002F32AC">
        <w:rPr>
          <w:szCs w:val="22"/>
        </w:rPr>
        <w:t>)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lastRenderedPageBreak/>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4087074B"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del w:id="7" w:author="Contracts Mgr." w:date="2020-07-10T11:02:00Z">
        <w:r w:rsidR="00995D25">
          <w:rPr>
            <w:szCs w:val="22"/>
          </w:rPr>
          <w:delText xml:space="preserve">  </w:delText>
        </w:r>
        <w:r w:rsidR="00995D25" w:rsidRPr="00B635EE">
          <w:rPr>
            <w:szCs w:val="22"/>
          </w:rPr>
          <w:delText xml:space="preserve">In the event of a conflict in the terms of this GTA and any fully executed Service Agreement (regardless which of the documents was first executed), this </w:delText>
        </w:r>
        <w:r w:rsidR="00995D25" w:rsidRPr="00C767D2">
          <w:rPr>
            <w:szCs w:val="22"/>
          </w:rPr>
          <w:delText>GTA shall prevail</w:delText>
        </w:r>
        <w:r w:rsidR="00995D25" w:rsidRPr="00B635EE">
          <w:rPr>
            <w:szCs w:val="22"/>
          </w:rPr>
          <w:delText xml:space="preserve"> as to all terms and conditions other than those </w:delText>
        </w:r>
        <w:r w:rsidR="00995D25">
          <w:rPr>
            <w:szCs w:val="22"/>
          </w:rPr>
          <w:delText xml:space="preserve">directly </w:delText>
        </w:r>
        <w:r w:rsidR="00995D25" w:rsidRPr="00B635EE">
          <w:rPr>
            <w:szCs w:val="22"/>
          </w:rPr>
          <w:delText xml:space="preserve">related to scope of work, the method of performing </w:delText>
        </w:r>
        <w:r w:rsidR="00995D25">
          <w:rPr>
            <w:szCs w:val="22"/>
          </w:rPr>
          <w:delText>work and the cost of the work, which shall be controlled by the Service Agreement in the event of irreconcilable conflict.</w:delText>
        </w:r>
      </w:del>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w:t>
      </w:r>
      <w:proofErr w:type="gramStart"/>
      <w:r>
        <w:rPr>
          <w:szCs w:val="22"/>
        </w:rPr>
        <w:t xml:space="preserve">either </w:t>
      </w:r>
      <w:r w:rsidRPr="002F32AC">
        <w:rPr>
          <w:szCs w:val="22"/>
        </w:rPr>
        <w:t>Overhauled</w:t>
      </w:r>
      <w:proofErr w:type="gramEnd"/>
      <w:r w:rsidRPr="002F32AC">
        <w:rPr>
          <w:szCs w:val="22"/>
        </w:rPr>
        <w:t>,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w:t>
      </w:r>
      <w:proofErr w:type="spellStart"/>
      <w:r w:rsidRPr="002F32AC">
        <w:rPr>
          <w:szCs w:val="22"/>
        </w:rPr>
        <w:t>i</w:t>
      </w:r>
      <w:proofErr w:type="spellEnd"/>
      <w:r w:rsidRPr="002F32AC">
        <w:rPr>
          <w:szCs w:val="22"/>
        </w:rPr>
        <w:t xml:space="preserve">)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controlled by the Service Agreement in the event of irreconcilable conflict.  </w:t>
      </w:r>
      <w:r w:rsidRPr="002F32AC">
        <w:rPr>
          <w:szCs w:val="22"/>
        </w:rPr>
        <w:t xml:space="preserve">No agreement or document of any kind shall be interpreted as modifying or altering any of the terms contained herein, even if subsequently executed, unless such agreement or document specifically refers to this GTA and </w:t>
      </w:r>
      <w:r w:rsidRPr="002F32AC">
        <w:rPr>
          <w:szCs w:val="22"/>
        </w:rPr>
        <w:lastRenderedPageBreak/>
        <w:t>specifically identifies by paragraph the term that is being modified or altered. No course of conduct, 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proofErr w:type="gramStart"/>
      <w:r w:rsidRPr="002F32AC">
        <w:rPr>
          <w:szCs w:val="22"/>
          <w:u w:val="none"/>
        </w:rPr>
        <w:t>Contract Execution</w:t>
      </w:r>
      <w:r w:rsidRPr="002F32AC">
        <w:rPr>
          <w:szCs w:val="22"/>
        </w:rPr>
        <w:t>.</w:t>
      </w:r>
      <w:proofErr w:type="gramEnd"/>
      <w:r w:rsidRPr="002F32AC">
        <w:rPr>
          <w:szCs w:val="22"/>
        </w:rPr>
        <w:t xml:space="preserve">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5D6BB6AF"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ins w:id="8" w:author="Contracts Mgr." w:date="2020-07-10T11:02:00Z">
        <w:r w:rsidR="00905685">
          <w:rPr>
            <w:szCs w:val="22"/>
          </w:rPr>
          <w:t xml:space="preserve"> or</w:t>
        </w:r>
      </w:ins>
      <w:del w:id="9" w:author="Contracts Mgr." w:date="2020-07-10T11:02:00Z">
        <w:r w:rsidRPr="002F32AC">
          <w:rPr>
            <w:szCs w:val="22"/>
          </w:rPr>
          <w:delText>, and when possible,</w:delText>
        </w:r>
      </w:del>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escribed period of time.  Unless applicable law requires otherwise, all supplied data shall be returned to Customer within twenty (20) days after the later of (</w:t>
      </w:r>
      <w:proofErr w:type="spellStart"/>
      <w:r w:rsidRPr="002F32AC">
        <w:rPr>
          <w:szCs w:val="22"/>
        </w:rPr>
        <w:t>i</w:t>
      </w:r>
      <w:proofErr w:type="spellEnd"/>
      <w:r w:rsidRPr="002F32AC">
        <w:rPr>
          <w:szCs w:val="22"/>
        </w:rPr>
        <w:t xml:space="preserve">) Redelivery of the Aircraft to Customer; or (ii) payment in full of all sums due to MRO for </w:t>
      </w:r>
      <w:r w:rsidR="00576E95">
        <w:rPr>
          <w:szCs w:val="22"/>
        </w:rPr>
        <w:t>Services performed</w:t>
      </w:r>
      <w:r w:rsidRPr="002F32AC">
        <w:rPr>
          <w:szCs w:val="22"/>
        </w:rPr>
        <w:t xml:space="preserve"> on the Aircraft.</w:t>
      </w:r>
      <w:r w:rsidR="00576E95">
        <w:rPr>
          <w:szCs w:val="22"/>
        </w:rPr>
        <w:t xml:space="preserve"> </w:t>
      </w:r>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084C4EA4" w:rsidR="007E1DA5" w:rsidRPr="002F32AC" w:rsidRDefault="004238F2" w:rsidP="007E1DA5">
      <w:pPr>
        <w:pStyle w:val="Heading2"/>
        <w:ind w:left="0" w:firstLine="720"/>
        <w:rPr>
          <w:szCs w:val="22"/>
        </w:rPr>
      </w:pPr>
      <w:proofErr w:type="gramStart"/>
      <w:r w:rsidRPr="002F32AC">
        <w:rPr>
          <w:szCs w:val="22"/>
          <w:u w:val="none"/>
        </w:rPr>
        <w:t>Special Tooling</w:t>
      </w:r>
      <w:r w:rsidRPr="002F32AC">
        <w:rPr>
          <w:szCs w:val="22"/>
        </w:rPr>
        <w:t>.</w:t>
      </w:r>
      <w:proofErr w:type="gramEnd"/>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ins w:id="10" w:author="Contracts Mgr." w:date="2020-07-10T11:02:00Z">
        <w:r w:rsidR="00A973C4">
          <w:rPr>
            <w:szCs w:val="22"/>
          </w:rPr>
          <w:t xml:space="preserve">or the passenger-to-freighter conversion </w:t>
        </w:r>
      </w:ins>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Customer shall maintain insurance as set forth below.</w:t>
      </w:r>
    </w:p>
    <w:p w14:paraId="5C7A1779" w14:textId="77777777" w:rsidR="004238F2" w:rsidRPr="002F32AC" w:rsidRDefault="004238F2" w:rsidP="004238F2">
      <w:pPr>
        <w:pStyle w:val="Heading2"/>
        <w:ind w:left="0" w:firstLine="720"/>
        <w:rPr>
          <w:szCs w:val="22"/>
        </w:rPr>
      </w:pPr>
      <w:proofErr w:type="gramStart"/>
      <w:r w:rsidRPr="002F32AC">
        <w:rPr>
          <w:szCs w:val="22"/>
          <w:u w:val="none"/>
        </w:rPr>
        <w:t>Removal of Aircraft</w:t>
      </w:r>
      <w:r w:rsidRPr="002F32AC">
        <w:rPr>
          <w:szCs w:val="22"/>
        </w:rPr>
        <w:t>.</w:t>
      </w:r>
      <w:proofErr w:type="gramEnd"/>
      <w:r w:rsidRPr="002F32AC">
        <w:rPr>
          <w:szCs w:val="22"/>
        </w:rPr>
        <w:t xml:space="preserve">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proofErr w:type="gramStart"/>
      <w:r w:rsidRPr="002F32AC">
        <w:rPr>
          <w:szCs w:val="22"/>
          <w:u w:val="none"/>
        </w:rPr>
        <w:t>Timely Payment</w:t>
      </w:r>
      <w:r w:rsidRPr="002F32AC">
        <w:rPr>
          <w:szCs w:val="22"/>
        </w:rPr>
        <w:t>.</w:t>
      </w:r>
      <w:proofErr w:type="gramEnd"/>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proofErr w:type="gramStart"/>
      <w:r w:rsidRPr="002F32AC">
        <w:rPr>
          <w:szCs w:val="22"/>
          <w:u w:val="none"/>
        </w:rPr>
        <w:t xml:space="preserve">Over and Above </w:t>
      </w:r>
      <w:r w:rsidR="001D4A5D">
        <w:rPr>
          <w:szCs w:val="22"/>
          <w:u w:val="none"/>
        </w:rPr>
        <w:t>Services</w:t>
      </w:r>
      <w:r w:rsidRPr="002F32AC">
        <w:rPr>
          <w:szCs w:val="22"/>
        </w:rPr>
        <w:t>.</w:t>
      </w:r>
      <w:proofErr w:type="gramEnd"/>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w:t>
      </w:r>
      <w:proofErr w:type="spellStart"/>
      <w:r w:rsidRPr="002F32AC">
        <w:rPr>
          <w:szCs w:val="22"/>
        </w:rPr>
        <w:t>i</w:t>
      </w:r>
      <w:proofErr w:type="spellEnd"/>
      <w:r w:rsidRPr="002F32AC">
        <w:rPr>
          <w:szCs w:val="22"/>
        </w:rPr>
        <w:t xml:space="preserve">)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w:t>
      </w:r>
      <w:r w:rsidR="00576E95">
        <w:rPr>
          <w:szCs w:val="22"/>
        </w:rPr>
        <w:lastRenderedPageBreak/>
        <w:t>(the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proofErr w:type="gramStart"/>
      <w:r w:rsidRPr="002F32AC">
        <w:rPr>
          <w:szCs w:val="22"/>
          <w:u w:val="none"/>
        </w:rPr>
        <w:t>Certifications</w:t>
      </w:r>
      <w:r w:rsidRPr="002F32AC">
        <w:rPr>
          <w:szCs w:val="22"/>
        </w:rPr>
        <w:t>.</w:t>
      </w:r>
      <w:proofErr w:type="gramEnd"/>
      <w:r w:rsidRPr="002F32AC">
        <w:rPr>
          <w:szCs w:val="22"/>
        </w:rPr>
        <w:t xml:space="preserve">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proofErr w:type="gramStart"/>
      <w:r w:rsidRPr="00211DFE">
        <w:rPr>
          <w:szCs w:val="22"/>
          <w:u w:val="none"/>
        </w:rPr>
        <w:t>Cargo</w:t>
      </w:r>
      <w:r w:rsidRPr="00211DFE">
        <w:rPr>
          <w:szCs w:val="22"/>
        </w:rPr>
        <w:t>.</w:t>
      </w:r>
      <w:proofErr w:type="gramEnd"/>
      <w:r w:rsidRPr="00211DFE">
        <w:rPr>
          <w:szCs w:val="22"/>
        </w:rPr>
        <w:t xml:space="preserve">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proofErr w:type="gramStart"/>
      <w:r w:rsidRPr="002F32AC">
        <w:rPr>
          <w:szCs w:val="22"/>
          <w:u w:val="none"/>
        </w:rPr>
        <w:t>Services</w:t>
      </w:r>
      <w:r w:rsidRPr="002F32AC">
        <w:rPr>
          <w:szCs w:val="22"/>
        </w:rPr>
        <w:t>.</w:t>
      </w:r>
      <w:proofErr w:type="gramEnd"/>
      <w:r w:rsidRPr="002F32AC">
        <w:rPr>
          <w:szCs w:val="22"/>
        </w:rPr>
        <w:t xml:space="preserve">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proofErr w:type="gramStart"/>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proofErr w:type="gramEnd"/>
      <w:r w:rsidRPr="007C2251">
        <w:rPr>
          <w:szCs w:val="22"/>
        </w:rPr>
      </w:r>
      <w:r/>
      <w:proofErr w:type="spellStart"/>
      <w:r/>
      <w:proofErr w:type="spellEnd"/>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proofErr w:type="gramStart"/>
      <w:r w:rsidRPr="002F32AC">
        <w:rPr>
          <w:szCs w:val="22"/>
          <w:u w:val="none"/>
        </w:rPr>
        <w:t>Standard Tooling</w:t>
      </w:r>
      <w:r w:rsidRPr="002F32AC">
        <w:rPr>
          <w:szCs w:val="22"/>
        </w:rPr>
        <w:t>.</w:t>
      </w:r>
      <w:proofErr w:type="gramEnd"/>
      <w:r w:rsidRPr="002F32AC">
        <w:rPr>
          <w:szCs w:val="22"/>
        </w:rPr>
        <w:t xml:space="preserve"> MRO shall provide the tools, equipment, facilities, and labor normally required to accomplish the Service. </w:t>
      </w:r>
    </w:p>
    <w:p w14:paraId="04B1EAD5" w14:textId="097DEC76" w:rsidR="004238F2" w:rsidRPr="002F32AC" w:rsidRDefault="004238F2" w:rsidP="004238F2">
      <w:pPr>
        <w:pStyle w:val="Heading2"/>
        <w:ind w:left="0" w:firstLine="720"/>
        <w:rPr>
          <w:szCs w:val="22"/>
        </w:rPr>
      </w:pPr>
      <w:proofErr w:type="gramStart"/>
      <w:r w:rsidRPr="002F32AC">
        <w:rPr>
          <w:szCs w:val="22"/>
          <w:u w:val="none"/>
        </w:rPr>
        <w:t>Right to Subcontract</w:t>
      </w:r>
      <w:r w:rsidRPr="002F32AC">
        <w:rPr>
          <w:szCs w:val="22"/>
        </w:rPr>
        <w:t>.</w:t>
      </w:r>
      <w:proofErr w:type="gramEnd"/>
      <w:r w:rsidRPr="002F32AC">
        <w:rPr>
          <w:szCs w:val="22"/>
        </w:rPr>
        <w:t xml:space="preserve"> MRO reserves the right to subcontract any portion of Services it deems necessary and desirable to </w:t>
      </w:r>
      <w:ins w:id="11" w:author="Contracts Mgr." w:date="2020-07-10T11:02:00Z">
        <w:r w:rsidR="00A973C4">
          <w:rPr>
            <w:szCs w:val="22"/>
          </w:rPr>
          <w:t xml:space="preserve">properly </w:t>
        </w:r>
      </w:ins>
      <w:r w:rsidRPr="002F32AC">
        <w:rPr>
          <w:szCs w:val="22"/>
        </w:rPr>
        <w:t>qualified</w:t>
      </w:r>
      <w:ins w:id="12" w:author="Contracts Mgr." w:date="2020-07-10T11:02:00Z">
        <w:r w:rsidR="00A973C4">
          <w:rPr>
            <w:szCs w:val="22"/>
          </w:rPr>
          <w:t>, licensed and certified</w:t>
        </w:r>
      </w:ins>
      <w:r w:rsidRPr="002F32AC">
        <w:rPr>
          <w:szCs w:val="22"/>
        </w:rPr>
        <w:t xml:space="preserve"> maintenance providers. MRO </w:t>
      </w:r>
      <w:r w:rsidRPr="002F32AC">
        <w:rPr>
          <w:szCs w:val="22"/>
        </w:rPr>
        <w:lastRenderedPageBreak/>
        <w:t>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while the Aircraft is at the Service Center.  MRO shall also provide the 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proofErr w:type="gramStart"/>
      <w:r w:rsidRPr="002452B2">
        <w:rPr>
          <w:szCs w:val="22"/>
          <w:u w:val="none"/>
        </w:rPr>
        <w:t>Customer Parts and Materials requiring sizeable storage space</w:t>
      </w:r>
      <w:r w:rsidRPr="002452B2">
        <w:t>.</w:t>
      </w:r>
      <w:proofErr w:type="gramEnd"/>
      <w:r w:rsidRPr="002452B2">
        <w:t xml:space="preserve"> A storage fee m</w:t>
      </w:r>
      <w:r w:rsidR="00B9366F">
        <w:t>ay be charged to Customer at MRO</w:t>
      </w:r>
      <w:r w:rsidRPr="002452B2">
        <w:t>’s then current Unused Parts &amp; Materials Storage Fee, and is applicable to (</w:t>
      </w:r>
      <w:proofErr w:type="spellStart"/>
      <w:r w:rsidRPr="002452B2">
        <w:t>i</w:t>
      </w:r>
      <w:proofErr w:type="spellEnd"/>
      <w:r w:rsidRPr="002452B2">
        <w:t xml:space="preserve">)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proofErr w:type="gramStart"/>
      <w:r w:rsidRPr="00763C65">
        <w:rPr>
          <w:szCs w:val="22"/>
          <w:u w:val="none"/>
        </w:rPr>
        <w:t>Unused Parts &amp; Materials</w:t>
      </w:r>
      <w:r w:rsidRPr="00763C65">
        <w:rPr>
          <w:szCs w:val="22"/>
        </w:rPr>
        <w:t>.</w:t>
      </w:r>
      <w:proofErr w:type="gramEnd"/>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proofErr w:type="gramStart"/>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proofErr w:type="gramEnd"/>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MRO shall maintain the insurance set forth below.</w:t>
      </w:r>
    </w:p>
    <w:p w14:paraId="0D6ACBB5" w14:textId="79B54603" w:rsidR="004238F2" w:rsidRPr="002F32AC" w:rsidRDefault="004238F2" w:rsidP="00380F0D">
      <w:pPr>
        <w:pStyle w:val="Heading2"/>
        <w:ind w:left="0" w:firstLine="720"/>
        <w:rPr>
          <w:szCs w:val="22"/>
        </w:rPr>
      </w:pPr>
      <w:proofErr w:type="gramStart"/>
      <w:r w:rsidRPr="002F32AC">
        <w:rPr>
          <w:szCs w:val="22"/>
          <w:u w:val="none"/>
        </w:rPr>
        <w:t>Travel</w:t>
      </w:r>
      <w:r w:rsidRPr="002F32AC">
        <w:rPr>
          <w:szCs w:val="22"/>
        </w:rPr>
        <w:t>.</w:t>
      </w:r>
      <w:proofErr w:type="gramEnd"/>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 xml:space="preserve">expenses incurred (including </w:t>
      </w:r>
      <w:ins w:id="13" w:author="Contracts Mgr." w:date="2020-07-10T11:02:00Z">
        <w:r w:rsidR="006130A8">
          <w:rPr>
            <w:szCs w:val="22"/>
          </w:rPr>
          <w:t>but not limited to</w:t>
        </w:r>
        <w:r w:rsidRPr="002F32AC">
          <w:rPr>
            <w:szCs w:val="22"/>
          </w:rPr>
          <w:t xml:space="preserve"> </w:t>
        </w:r>
      </w:ins>
      <w:r w:rsidRPr="002F32AC">
        <w:rPr>
          <w:szCs w:val="22"/>
        </w:rPr>
        <w:t xml:space="preserve">transportation costs, wait time, visas, </w:t>
      </w:r>
      <w:ins w:id="14" w:author="Contracts Mgr." w:date="2020-07-10T11:02:00Z">
        <w:r w:rsidR="00803A27" w:rsidRPr="002F32AC">
          <w:rPr>
            <w:szCs w:val="22"/>
          </w:rPr>
          <w:t>permits, airport fees, taxes</w:t>
        </w:r>
        <w:r w:rsidR="00803A27">
          <w:rPr>
            <w:szCs w:val="22"/>
          </w:rPr>
          <w:t>,</w:t>
        </w:r>
        <w:r w:rsidR="00803A27" w:rsidRPr="002F32AC">
          <w:rPr>
            <w:szCs w:val="22"/>
          </w:rPr>
          <w:t xml:space="preserve"> duties</w:t>
        </w:r>
        <w:r w:rsidR="00803A27">
          <w:rPr>
            <w:szCs w:val="22"/>
          </w:rPr>
          <w:t>,</w:t>
        </w:r>
        <w:r w:rsidR="00803A27" w:rsidRPr="002F32AC">
          <w:rPr>
            <w:szCs w:val="22"/>
          </w:rPr>
          <w:t xml:space="preserve"> </w:t>
        </w:r>
      </w:ins>
      <w:r w:rsidRPr="002F32AC">
        <w:rPr>
          <w:szCs w:val="22"/>
        </w:rPr>
        <w:t>immunizations and the like) shall be charged to and paid by Customer</w:t>
      </w:r>
      <w:del w:id="15" w:author="Contracts Mgr." w:date="2020-07-10T11:02:00Z">
        <w:r w:rsidR="00B13B9B">
          <w:rPr>
            <w:szCs w:val="22"/>
          </w:rPr>
          <w:delText xml:space="preserve">, </w:delText>
        </w:r>
        <w:r w:rsidR="00B13B9B" w:rsidRPr="002F32AC">
          <w:rPr>
            <w:szCs w:val="22"/>
          </w:rPr>
          <w:delText>including but not limited to costs associated with visas, permits, airport fees, taxes and duties</w:delText>
        </w:r>
      </w:del>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3A4BE38A" w:rsidR="004238F2" w:rsidRDefault="004238F2" w:rsidP="002924D4">
      <w:pPr>
        <w:pStyle w:val="Heading2"/>
        <w:spacing w:after="0"/>
        <w:ind w:left="0" w:firstLine="720"/>
        <w:rPr>
          <w:szCs w:val="22"/>
        </w:rPr>
      </w:pPr>
      <w:proofErr w:type="gramStart"/>
      <w:r w:rsidRPr="002F32AC">
        <w:rPr>
          <w:szCs w:val="22"/>
          <w:u w:val="none"/>
        </w:rPr>
        <w:t>Delivery</w:t>
      </w:r>
      <w:r w:rsidRPr="002F32AC">
        <w:rPr>
          <w:szCs w:val="22"/>
        </w:rPr>
        <w:t>.</w:t>
      </w:r>
      <w:proofErr w:type="gramEnd"/>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w:t>
      </w:r>
      <w:r w:rsidRPr="002F32AC">
        <w:rPr>
          <w:szCs w:val="22"/>
        </w:rPr>
        <w:t xml:space="preserve">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Representative</w:t>
      </w:r>
      <w:r w:rsidR="00CA6FAE">
        <w:rPr>
          <w:szCs w:val="22"/>
        </w:rPr>
        <w:t>, or flight crew 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ins w:id="16" w:author="Contracts Mgr." w:date="2020-07-10T11:02:00Z">
        <w:r w:rsidR="00AD14DF">
          <w:rPr>
            <w:szCs w:val="22"/>
          </w:rPr>
          <w:t>, except to the extent caused by its intentionally tortious conduct</w:t>
        </w:r>
      </w:ins>
      <w:r w:rsidRPr="002F32AC">
        <w:rPr>
          <w:szCs w:val="22"/>
        </w:rPr>
        <w:t>.</w:t>
      </w:r>
    </w:p>
    <w:p w14:paraId="1116C7EF" w14:textId="77777777" w:rsidR="00480B29" w:rsidRPr="00480B29" w:rsidRDefault="00480B29" w:rsidP="00480B29"/>
    <w:p w14:paraId="0B571922" w14:textId="0C65081E" w:rsidR="004238F2" w:rsidRPr="00F47C39" w:rsidRDefault="004238F2" w:rsidP="002924D4">
      <w:pPr>
        <w:pStyle w:val="Heading2"/>
        <w:ind w:left="0" w:firstLine="720"/>
        <w:rPr>
          <w:szCs w:val="22"/>
        </w:rPr>
      </w:pPr>
      <w:proofErr w:type="gramStart"/>
      <w:r w:rsidRPr="00F47C39">
        <w:rPr>
          <w:szCs w:val="22"/>
          <w:u w:val="none"/>
        </w:rPr>
        <w:t>Redelivery.</w:t>
      </w:r>
      <w:proofErr w:type="gramEnd"/>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ins w:id="17" w:author="Contracts Mgr." w:date="2020-07-10T11:02:00Z">
        <w:r w:rsidR="002B440E">
          <w:rPr>
            <w:szCs w:val="22"/>
          </w:rPr>
          <w:t xml:space="preserve">, and </w:t>
        </w:r>
        <w:r w:rsidR="002B440E" w:rsidRPr="00F47C39">
          <w:rPr>
            <w:szCs w:val="22"/>
          </w:rPr>
          <w:t>paying all costs imposed by</w:t>
        </w:r>
        <w:r w:rsidR="002B440E">
          <w:rPr>
            <w:szCs w:val="22"/>
          </w:rPr>
          <w:t>,</w:t>
        </w:r>
      </w:ins>
      <w:r w:rsidRPr="00F47C39">
        <w:rPr>
          <w:szCs w:val="22"/>
        </w:rPr>
        <w:t xml:space="preserve"> any and all governmental authorities and agencies</w:t>
      </w:r>
      <w:r w:rsidR="00877484">
        <w:rPr>
          <w:szCs w:val="22"/>
        </w:rPr>
        <w:t xml:space="preserve"> in connection with the removal of the Aircraft from the Service Center</w:t>
      </w:r>
      <w:del w:id="18" w:author="Contracts Mgr." w:date="2020-07-10T11:02:00Z">
        <w:r w:rsidR="00E9395B">
          <w:rPr>
            <w:szCs w:val="22"/>
          </w:rPr>
          <w:delText xml:space="preserve"> and</w:delText>
        </w:r>
        <w:r w:rsidR="00E9395B" w:rsidRPr="00F47C39">
          <w:rPr>
            <w:szCs w:val="22"/>
          </w:rPr>
          <w:delText xml:space="preserve"> paying all costs imposed by any and all governmental authorities and agencies</w:delText>
        </w:r>
      </w:del>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proofErr w:type="gramStart"/>
      <w:r w:rsidRPr="002F32AC">
        <w:rPr>
          <w:szCs w:val="22"/>
          <w:u w:val="none"/>
        </w:rPr>
        <w:t>Invoicing and Payment</w:t>
      </w:r>
      <w:r w:rsidRPr="002F32AC">
        <w:rPr>
          <w:szCs w:val="22"/>
        </w:rPr>
        <w:t>.</w:t>
      </w:r>
      <w:proofErr w:type="gramEnd"/>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lastRenderedPageBreak/>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proofErr w:type="gramStart"/>
      <w:r w:rsidRPr="002F32AC">
        <w:rPr>
          <w:szCs w:val="22"/>
          <w:u w:val="none"/>
        </w:rPr>
        <w:t>Disputed Charges</w:t>
      </w:r>
      <w:r w:rsidRPr="002F32AC">
        <w:rPr>
          <w:szCs w:val="22"/>
        </w:rPr>
        <w:t>.</w:t>
      </w:r>
      <w:proofErr w:type="gramEnd"/>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proofErr w:type="gramStart"/>
      <w:r>
        <w:rPr>
          <w:szCs w:val="22"/>
          <w:u w:val="none"/>
        </w:rPr>
        <w:t>L</w:t>
      </w:r>
      <w:r w:rsidR="004238F2" w:rsidRPr="002F32AC">
        <w:rPr>
          <w:szCs w:val="22"/>
          <w:u w:val="none"/>
        </w:rPr>
        <w:t>ien Rights</w:t>
      </w:r>
      <w:r w:rsidR="004238F2" w:rsidRPr="002F32AC">
        <w:rPr>
          <w:szCs w:val="22"/>
        </w:rPr>
        <w:t>.</w:t>
      </w:r>
      <w:proofErr w:type="gramEnd"/>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proofErr w:type="gramStart"/>
      <w:r w:rsidRPr="002F32AC">
        <w:rPr>
          <w:szCs w:val="22"/>
          <w:u w:val="none"/>
        </w:rPr>
        <w:t>Third Party Liens</w:t>
      </w:r>
      <w:r w:rsidRPr="002F32AC">
        <w:rPr>
          <w:szCs w:val="22"/>
        </w:rPr>
        <w:t>.</w:t>
      </w:r>
      <w:proofErr w:type="gramEnd"/>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1AF5185B" w:rsidR="004238F2" w:rsidRPr="002F32AC" w:rsidRDefault="00F0127A" w:rsidP="004238F2">
      <w:pPr>
        <w:pStyle w:val="Heading2"/>
        <w:ind w:left="0" w:firstLine="720"/>
        <w:rPr>
          <w:szCs w:val="22"/>
        </w:rPr>
      </w:pPr>
      <w:proofErr w:type="gramStart"/>
      <w:r>
        <w:rPr>
          <w:szCs w:val="22"/>
          <w:u w:val="none"/>
        </w:rPr>
        <w:t>Interest on Past Due Amounts</w:t>
      </w:r>
      <w:r w:rsidR="004238F2" w:rsidRPr="002F32AC">
        <w:rPr>
          <w:szCs w:val="22"/>
        </w:rPr>
        <w:t>.</w:t>
      </w:r>
      <w:proofErr w:type="gramEnd"/>
      <w:r w:rsidR="004238F2" w:rsidRPr="002F32AC">
        <w:rPr>
          <w:szCs w:val="22"/>
        </w:rPr>
        <w:t xml:space="preserve"> </w:t>
      </w:r>
      <w:del w:id="19" w:author="Contracts Mgr." w:date="2020-07-10T11:02:00Z">
        <w:r w:rsidR="004238F2" w:rsidRPr="002F32AC">
          <w:rPr>
            <w:szCs w:val="22"/>
          </w:rPr>
          <w:delText>Time is of the essence with regard to Customer’s payments to XYZ Inc., approval of additional or non-routine work, and provision of Customer Furnished Materials.</w:delText>
        </w:r>
      </w:del>
      <w:r w:rsidR="004238F2" w:rsidRPr="002F32AC">
        <w:rPr>
          <w:szCs w:val="22"/>
        </w:rPr>
        <w:t xml:space="preserve"> All past due charges and amounts owed </w:t>
      </w:r>
      <w:ins w:id="20" w:author="Contracts Mgr." w:date="2020-07-10T11:02:00Z">
        <w:r w:rsidR="002B440E">
          <w:rPr>
            <w:szCs w:val="22"/>
          </w:rPr>
          <w:t xml:space="preserve">by a party </w:t>
        </w:r>
        <w:r w:rsidR="004238F2" w:rsidRPr="002F32AC">
          <w:rPr>
            <w:szCs w:val="22"/>
          </w:rPr>
          <w:t xml:space="preserve">to </w:t>
        </w:r>
        <w:r w:rsidR="002B440E">
          <w:rPr>
            <w:szCs w:val="22"/>
          </w:rPr>
          <w:t>the other party</w:t>
        </w:r>
      </w:ins>
      <w:del w:id="21" w:author="Contracts Mgr." w:date="2020-07-10T11:02:00Z">
        <w:r w:rsidR="004238F2" w:rsidRPr="002F32AC">
          <w:rPr>
            <w:szCs w:val="22"/>
          </w:rPr>
          <w:delText>to XYZ Inc.</w:delText>
        </w:r>
      </w:del>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proofErr w:type="gramStart"/>
      <w:r w:rsidRPr="00905BA2">
        <w:rPr>
          <w:szCs w:val="22"/>
          <w:u w:val="none"/>
        </w:rPr>
        <w:t>Taxes/Customs Duty</w:t>
      </w:r>
      <w:r w:rsidRPr="00905BA2">
        <w:rPr>
          <w:szCs w:val="22"/>
        </w:rPr>
        <w:t>.</w:t>
      </w:r>
      <w:proofErr w:type="gramEnd"/>
      <w:r w:rsidRPr="00905BA2">
        <w:rPr>
          <w:szCs w:val="22"/>
        </w:rPr>
        <w:t xml:space="preserve">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w:t>
      </w:r>
      <w:r w:rsidRPr="00905BA2">
        <w:rPr>
          <w:szCs w:val="22"/>
        </w:rPr>
        <w:t>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47B40A0A" w:rsidR="00F738E2" w:rsidRPr="00905BA2" w:rsidRDefault="004238F2" w:rsidP="00905BA2">
      <w:pPr>
        <w:pStyle w:val="Heading2"/>
        <w:ind w:left="0" w:firstLine="720"/>
        <w:rPr>
          <w:szCs w:val="22"/>
        </w:rPr>
      </w:pPr>
      <w:proofErr w:type="gramStart"/>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proofErr w:type="gramEnd"/>
      <w:r w:rsidRPr="00905BA2">
        <w:rPr>
          <w:szCs w:val="22"/>
        </w:rPr>
      </w:r>
      <w:proofErr w:type="spellStart"/>
      <w:r w:rsidRPr="00905BA2">
        <w:rPr>
          <w:szCs w:val="22"/>
        </w:rPr>
      </w:r>
      <w:proofErr w:type="spellEnd"/>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ins w:id="22" w:author="Contracts Mgr." w:date="2020-07-10T11:02:00Z">
        <w:r w:rsidRPr="00905BA2">
          <w:rPr>
            <w:szCs w:val="22"/>
          </w:rPr>
          <w:t>”)</w:t>
        </w:r>
        <w:r w:rsidR="0022124F">
          <w:rPr>
            <w:szCs w:val="22"/>
          </w:rPr>
          <w:t xml:space="preserve"> requested or approved by the Customer</w:t>
        </w:r>
        <w:r w:rsidRPr="00905BA2">
          <w:rPr>
            <w:szCs w:val="22"/>
          </w:rPr>
          <w:t>.</w:t>
        </w:r>
      </w:ins>
      <w:del w:id="23" w:author="Contracts Mgr." w:date="2020-07-10T11:02:00Z">
        <w:r w:rsidRPr="00905BA2">
          <w:rPr>
            <w:szCs w:val="22"/>
          </w:rPr>
          <w:delText>”).</w:delText>
        </w:r>
      </w:del>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60F1F733" w:rsidR="004238F2" w:rsidRPr="002F32AC" w:rsidRDefault="00F738E2" w:rsidP="004238F2">
      <w:pPr>
        <w:pStyle w:val="Heading2"/>
        <w:ind w:left="0" w:firstLine="720"/>
        <w:rPr>
          <w:szCs w:val="22"/>
        </w:rPr>
      </w:pPr>
      <w:proofErr w:type="gramStart"/>
      <w:r w:rsidRPr="002F32AC">
        <w:rPr>
          <w:szCs w:val="22"/>
          <w:u w:val="none"/>
        </w:rPr>
        <w:t>Unused Parts &amp; Materials</w:t>
      </w:r>
      <w:r w:rsidRPr="002F32AC">
        <w:rPr>
          <w:szCs w:val="22"/>
        </w:rPr>
        <w:t>.</w:t>
      </w:r>
      <w:proofErr w:type="gramEnd"/>
      <w:r w:rsidRPr="002F32AC">
        <w:rPr>
          <w:szCs w:val="22"/>
        </w:rPr>
        <w:t xml:space="preserve"> Any such materials left unclaimed for more than thirty (30) days after Redelivery Date </w:t>
      </w:r>
      <w:ins w:id="24" w:author="Contracts Mgr." w:date="2020-07-10T11:02:00Z">
        <w:r w:rsidR="00E1341E" w:rsidRPr="00E1341E">
          <w:rPr>
            <w:szCs w:val="22"/>
          </w:rPr>
          <w:t xml:space="preserve">and more than five (5) calendar days </w:t>
        </w:r>
        <w:r w:rsidR="00E1341E">
          <w:rPr>
            <w:szCs w:val="22"/>
          </w:rPr>
          <w:t xml:space="preserve">following </w:t>
        </w:r>
        <w:r w:rsidR="00E1341E" w:rsidRPr="00E1341E">
          <w:rPr>
            <w:szCs w:val="22"/>
          </w:rPr>
          <w:t>written notice</w:t>
        </w:r>
        <w:r w:rsidR="00E1341E">
          <w:rPr>
            <w:szCs w:val="22"/>
          </w:rPr>
          <w:t xml:space="preserve"> to Customer,</w:t>
        </w:r>
        <w:r w:rsidR="00E1341E" w:rsidRPr="00E1341E">
          <w:rPr>
            <w:szCs w:val="22"/>
          </w:rPr>
          <w:t xml:space="preserve"> </w:t>
        </w:r>
      </w:ins>
      <w:r w:rsidRPr="002F32AC">
        <w:rPr>
          <w:szCs w:val="22"/>
        </w:rPr>
        <w:t>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r w:rsidR="005766AE">
        <w:rPr>
          <w:sz w:val="22"/>
          <w:szCs w:val="22"/>
        </w:rPr>
        <w:t xml:space="preserve"> </w:t>
      </w:r>
    </w:p>
    <w:p w14:paraId="576880A4" w14:textId="475A298E"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3DA54A00"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proofErr w:type="gramStart"/>
      <w:r w:rsidR="005766AE">
        <w:rPr>
          <w:szCs w:val="22"/>
        </w:rPr>
        <w:t>promptly</w:t>
      </w:r>
      <w:proofErr w:type="gramEnd"/>
      <w:r w:rsidRPr="002F32AC">
        <w:rPr>
          <w:szCs w:val="22"/>
        </w:rPr>
        <w:t xml:space="preserve"> determine whether the </w:t>
      </w:r>
      <w:r w:rsidRPr="002F32AC">
        <w:rPr>
          <w:szCs w:val="22"/>
        </w:rPr>
        <w:lastRenderedPageBreak/>
        <w:t xml:space="preserve">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ins w:id="25" w:author="Contracts Mgr." w:date="2020-07-10T11:02:00Z">
        <w:r w:rsidR="0022124F">
          <w:rPr>
            <w:szCs w:val="22"/>
          </w:rPr>
          <w:t>, using XYZ Inc.’s then-current labor rates.</w:t>
        </w:r>
        <w:r w:rsidRPr="002F32AC">
          <w:rPr>
            <w:szCs w:val="22"/>
          </w:rPr>
          <w:t/>
        </w:r>
      </w:ins>
      <w:del w:id="26" w:author="Contracts Mgr." w:date="2020-07-10T11:02:00Z">
        <w:r w:rsidRPr="002F32AC">
          <w:rPr>
            <w:szCs w:val="22"/>
          </w:rPr>
          <w:delText>.</w:delText>
        </w:r>
      </w:del>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w:t>
      </w:r>
      <w:proofErr w:type="gramStart"/>
      <w:r w:rsidRPr="002F32AC">
        <w:rPr>
          <w:szCs w:val="22"/>
        </w:rPr>
        <w:t>Redelivered</w:t>
      </w:r>
      <w:proofErr w:type="gramEnd"/>
      <w:r w:rsidRPr="002F32AC">
        <w:rPr>
          <w:szCs w:val="22"/>
        </w:rPr>
        <w:t xml:space="preserve">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7C1AD167"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ins w:id="27" w:author="Contracts Mgr." w:date="2020-07-10T11:02:00Z">
        <w:r w:rsidR="005875D8">
          <w:rPr>
            <w:szCs w:val="22"/>
          </w:rPr>
          <w:t xml:space="preserve">Any claim or </w:t>
        </w:r>
        <w:r w:rsidR="005875D8" w:rsidRPr="002F32AC">
          <w:rPr>
            <w:szCs w:val="22"/>
          </w:rPr>
          <w:t>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ins>
      <w:r w:rsidR="007D0664" w:rsidRPr="007D0664">
        <w:rPr>
          <w:rFonts w:eastAsia="MS Mincho"/>
          <w:szCs w:val="22"/>
          <w:lang w:eastAsia="ja-JP"/>
        </w:rPr>
        <w:t xml:space="preserve">The Aircraft </w:t>
      </w:r>
      <w:del w:id="28" w:author="Contracts Mgr." w:date="2020-07-10T11:02:00Z">
        <w:r w:rsidR="007D0664" w:rsidRPr="007D0664">
          <w:rPr>
            <w:rFonts w:eastAsia="MS Mincho"/>
            <w:szCs w:val="22"/>
            <w:lang w:eastAsia="ja-JP"/>
          </w:rPr>
          <w:delText xml:space="preserve">has </w:delText>
        </w:r>
      </w:del>
      <w:r w:rsidR="007D0664" w:rsidRPr="007D0664">
        <w:rPr>
          <w:rFonts w:eastAsia="MS Mincho"/>
          <w:szCs w:val="22"/>
          <w:lang w:eastAsia="ja-JP"/>
        </w:rPr>
        <w:t>not</w:t>
      </w:r>
      <w:ins w:id="29" w:author="Contracts Mgr." w:date="2020-07-10T11:02:00Z">
        <w:r w:rsidR="005875D8">
          <w:rPr>
            <w:rFonts w:eastAsia="MS Mincho"/>
            <w:szCs w:val="22"/>
            <w:lang w:eastAsia="ja-JP"/>
          </w:rPr>
          <w:t xml:space="preserve"> having</w:t>
        </w:r>
      </w:ins>
      <w:r w:rsidR="007D0664" w:rsidRPr="007D0664">
        <w:rPr>
          <w:rFonts w:eastAsia="MS Mincho"/>
          <w:szCs w:val="22"/>
          <w:lang w:eastAsia="ja-JP"/>
        </w:rPr>
        <w:t xml:space="preserve"> 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887BA5B"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ins w:id="30" w:author="Contracts Mgr." w:date="2020-07-10T11:02:00Z">
        <w:r w:rsidR="005875D8">
          <w:rPr>
            <w:szCs w:val="22"/>
          </w:rPr>
          <w:t xml:space="preserve">Any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ins>
      <w:r w:rsidRPr="0019341A">
        <w:rPr>
          <w:szCs w:val="22"/>
        </w:rPr>
        <w:t xml:space="preserve">The Aircraft </w:t>
      </w:r>
      <w:ins w:id="31" w:author="Contracts Mgr." w:date="2020-07-10T11:02:00Z">
        <w:r w:rsidR="005875D8">
          <w:rPr>
            <w:szCs w:val="22"/>
          </w:rPr>
          <w:t>having</w:t>
        </w:r>
      </w:ins>
      <w:del w:id="32" w:author="Contracts Mgr." w:date="2020-07-10T11:02:00Z">
        <w:r w:rsidRPr="0019341A">
          <w:rPr>
            <w:szCs w:val="22"/>
          </w:rPr>
          <w:delText>has</w:delText>
        </w:r>
      </w:del>
      <w:r w:rsidRPr="0019341A">
        <w:rPr>
          <w:szCs w:val="22"/>
        </w:rPr>
        <w:t xml:space="preserve"> 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6A051E41"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ins w:id="33" w:author="Contracts Mgr." w:date="2020-07-10T11:02:00Z">
        <w:r w:rsidR="00F738E2" w:rsidRPr="0019341A">
          <w:rPr>
            <w:rFonts w:eastAsia="MS Mincho"/>
            <w:szCs w:val="22"/>
            <w:lang w:eastAsia="ja-JP"/>
          </w:rPr>
          <w:t>) and such records are made available to XYZ Inc., so that XYZ Inc. can determine the cause of and repair the failure in question;  </w:t>
        </w:r>
        <w:r w:rsidR="005875D8" w:rsidRPr="005875D8">
          <w:rPr>
            <w:rFonts w:eastAsia="MS Mincho"/>
            <w:szCs w:val="22"/>
            <w:lang w:eastAsia="ja-JP"/>
          </w:rPr>
          <w:t xml:space="preserve"/>
        </w:r>
        <w:r w:rsidR="005875D8">
          <w:rPr>
            <w:rFonts w:eastAsia="MS Mincho"/>
            <w:szCs w:val="22"/>
            <w:lang w:eastAsia="ja-JP"/>
          </w:rPr>
          <w:t xml:space="preserve"/>
        </w:r>
        <w:r w:rsidR="005875D8" w:rsidRPr="005875D8">
          <w:rPr>
            <w:szCs w:val="22"/>
          </w:rPr>
          <w:t/>
        </w:r>
        <w:r w:rsidR="005875D8">
          <w:rPr>
            <w:szCs w:val="22"/>
          </w:rPr>
          <w:t xml:space="preserve"/>
        </w:r>
        <w:r w:rsidR="005875D8" w:rsidRPr="002F32AC">
          <w:rPr>
            <w:szCs w:val="22"/>
          </w:rPr>
          <w:t xml:space="preserve"/>
        </w:r>
      </w:ins>
      <w:del w:id="34" w:author="Contracts Mgr." w:date="2020-07-10T11:02:00Z">
        <w:r w:rsidR="00F738E2" w:rsidRPr="0019341A">
          <w:rPr>
            <w:rFonts w:eastAsia="MS Mincho"/>
            <w:szCs w:val="22"/>
            <w:lang w:eastAsia="ja-JP"/>
          </w:rPr>
          <w:delText>)</w:delText>
        </w:r>
        <w:r w:rsidRPr="0019341A">
          <w:rPr>
            <w:szCs w:val="22"/>
          </w:rPr>
          <w:delText>;</w:delText>
        </w:r>
      </w:del>
      <w:r w:rsidRPr="0019341A">
        <w:rPr>
          <w:szCs w:val="22"/>
        </w:rPr>
        <w:t xml:space="preserve"> </w:t>
      </w:r>
    </w:p>
    <w:p w14:paraId="29C382CC" w14:textId="39C9D90C"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ins w:id="35" w:author="Contracts Mgr." w:date="2020-07-10T11:02:00Z">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w:t>
        </w:r>
      </w:ins>
      <w:r w:rsidR="0019341A" w:rsidRPr="007D0664">
        <w:rPr>
          <w:rFonts w:eastAsia="MS Mincho"/>
          <w:szCs w:val="22"/>
          <w:lang w:eastAsia="ja-JP"/>
        </w:rPr>
        <w:t>Is due</w:t>
      </w:r>
      <w:ins w:id="36" w:author="Contracts Mgr." w:date="2020-07-10T11:02:00Z">
        <w:r w:rsidR="005875D8">
          <w:rPr>
            <w:szCs w:val="22"/>
          </w:rPr>
          <w:t xml:space="preserve">, </w:t>
        </w:r>
        <w:r w:rsidR="005875D8" w:rsidRPr="002F32AC">
          <w:rPr>
            <w:szCs w:val="22"/>
          </w:rPr>
          <w:t>in whole or in material part</w:t>
        </w:r>
        <w:r w:rsidR="005875D8">
          <w:rPr>
            <w:szCs w:val="22"/>
          </w:rPr>
          <w:t>,</w:t>
        </w:r>
      </w:ins>
      <w:r w:rsidR="0019341A" w:rsidRPr="007D0664">
        <w:rPr>
          <w:rFonts w:eastAsia="MS Mincho"/>
          <w:szCs w:val="22"/>
          <w:lang w:eastAsia="ja-JP"/>
        </w:rPr>
        <w:t xml:space="preserve"> 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0F986FAA" w:rsidR="004238F2" w:rsidRPr="002F32AC" w:rsidRDefault="004238F2" w:rsidP="00380F0D">
      <w:pPr>
        <w:pStyle w:val="Heading2"/>
        <w:ind w:left="0" w:firstLine="720"/>
        <w:rPr>
          <w:szCs w:val="22"/>
        </w:rPr>
      </w:pPr>
      <w:proofErr w:type="gramStart"/>
      <w:r w:rsidRPr="002F32AC">
        <w:rPr>
          <w:szCs w:val="22"/>
          <w:u w:val="none"/>
        </w:rPr>
        <w:t>Limitation on Liability</w:t>
      </w:r>
      <w:r w:rsidRPr="002F32AC">
        <w:rPr>
          <w:b/>
          <w:szCs w:val="22"/>
        </w:rPr>
        <w:t>.</w:t>
      </w:r>
      <w:proofErr w:type="gramEnd"/>
      <w:r w:rsidRPr="002F32AC">
        <w:rPr>
          <w:b/>
          <w:szCs w:val="22"/>
        </w:rPr>
        <w:t xml:space="preserve">  </w:t>
      </w:r>
      <w:r w:rsidRPr="002F32AC">
        <w:rPr>
          <w:szCs w:val="22"/>
        </w:rPr>
        <w:t>NOTWITHSTANDING ANYTHING TO THE CONTRARY IN THE SERVICE AGREEMENT OR THESE TERMS, AND EXCLUDING ONLY 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 xml:space="preserve">EMPLOYEES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w:t>
      </w:r>
      <w:r w:rsidRPr="002F32AC">
        <w:rPr>
          <w:szCs w:val="22"/>
        </w:rPr>
        <w:t>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 FOR ANY ACTS OR OMISSIONS OF A MRO SUBCONTRACTOR</w:t>
      </w:r>
      <w:ins w:id="37" w:author="Contracts Mgr." w:date="2020-07-10T11:02:00Z">
        <w:r w:rsidR="009D3B1C" w:rsidRPr="009D3B1C">
          <w:rPr>
            <w:szCs w:val="22"/>
          </w:rPr>
          <w:t xml:space="preserve"> OTHER THAN DIRECT DAMAGES FOR BREACH OF THE WARRANTY SET FORTH IN SECTION 7.1 ABOVE</w:t>
        </w:r>
      </w:ins>
      <w:r w:rsidRPr="002F32AC">
        <w:rPr>
          <w:szCs w:val="22"/>
        </w:rPr>
        <w:t xml:space="preserve">; 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proofErr w:type="gramStart"/>
      <w:r w:rsidRPr="002F32AC">
        <w:rPr>
          <w:szCs w:val="22"/>
          <w:u w:val="none"/>
        </w:rPr>
        <w:t>Disclaimer of Warranties</w:t>
      </w:r>
      <w:r w:rsidRPr="002F32AC">
        <w:rPr>
          <w:b/>
          <w:szCs w:val="22"/>
        </w:rPr>
        <w:t>.</w:t>
      </w:r>
      <w:proofErr w:type="gramEnd"/>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28A1E82C" w:rsidR="004238F2" w:rsidRPr="002F32AC" w:rsidRDefault="004238F2" w:rsidP="00480B29">
      <w:pPr>
        <w:pStyle w:val="Heading2"/>
        <w:spacing w:after="0"/>
        <w:ind w:left="0" w:firstLine="720"/>
        <w:rPr>
          <w:szCs w:val="22"/>
        </w:rPr>
      </w:pPr>
      <w:proofErr w:type="gramStart"/>
      <w:r w:rsidRPr="002F32AC">
        <w:rPr>
          <w:szCs w:val="22"/>
          <w:u w:val="none"/>
        </w:rPr>
        <w:t>Limitation on Liability and Damages</w:t>
      </w:r>
      <w:r w:rsidRPr="002F32AC">
        <w:rPr>
          <w:b/>
          <w:szCs w:val="22"/>
        </w:rPr>
        <w:t>.</w:t>
      </w:r>
      <w:proofErr w:type="gramEnd"/>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proofErr w:type="gramStart"/>
      <w:r w:rsidRPr="002F32AC">
        <w:rPr>
          <w:szCs w:val="22"/>
          <w:u w:val="none"/>
        </w:rPr>
        <w:t>Consideration for Limitations</w:t>
      </w:r>
      <w:r w:rsidRPr="002F32AC">
        <w:rPr>
          <w:szCs w:val="22"/>
        </w:rPr>
        <w:t>.</w:t>
      </w:r>
      <w:proofErr w:type="gramEnd"/>
      <w:r w:rsidRPr="002F32AC">
        <w:rPr>
          <w:szCs w:val="22"/>
        </w:rPr>
        <w:t xml:space="preserve">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77A78B5F" w:rsidR="004238F2" w:rsidRPr="002F32AC" w:rsidRDefault="004238F2" w:rsidP="004238F2">
      <w:pPr>
        <w:pStyle w:val="Heading2"/>
        <w:ind w:left="0" w:firstLine="720"/>
        <w:rPr>
          <w:szCs w:val="22"/>
        </w:rPr>
      </w:pPr>
      <w:proofErr w:type="gramStart"/>
      <w:r w:rsidRPr="002F32AC">
        <w:rPr>
          <w:szCs w:val="22"/>
          <w:u w:val="none"/>
        </w:rPr>
        <w:t>Exclusions to Express Warranty</w:t>
      </w:r>
      <w:r w:rsidRPr="002F32AC">
        <w:rPr>
          <w:szCs w:val="22"/>
        </w:rPr>
        <w:t>.</w:t>
      </w:r>
      <w:proofErr w:type="gramEnd"/>
      <w:r w:rsidRPr="002F32AC">
        <w:rPr>
          <w:szCs w:val="22"/>
        </w:rPr>
        <w:t xml:space="preserve"> </w:t>
      </w:r>
      <w:del w:id="38" w:author="Contracts Mgr." w:date="2020-07-10T11:02:00Z">
        <w:r w:rsidRPr="002F32AC">
          <w:rPr>
            <w:szCs w:val="22"/>
          </w:rPr>
          <w:delText xml:space="preserve"> 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  In the event Customer did not timely make payment as required by the Service Agreement or this GTA, XYZ Inc.’s warranty shall be suspended until such time as all sums due XYZ Inc. have been paid. Any such suspension shall not extend the warranty period. </w:delText>
        </w:r>
        <w:r w:rsidR="007E02A8">
          <w:rPr>
            <w:szCs w:val="22"/>
          </w:rPr>
          <w:delText xml:space="preserve"/>
        </w:r>
        <w:r w:rsidRPr="002F32AC">
          <w:rPr>
            <w:szCs w:val="22"/>
          </w:rPr>
          <w:delText/>
        </w:r>
        <w:r w:rsidR="00FA729E">
          <w:rPr>
            <w:szCs w:val="22"/>
          </w:rPr>
          <w:delText/>
        </w:r>
        <w:r w:rsidRPr="002F32AC">
          <w:rPr>
            <w:szCs w:val="22"/>
          </w:rPr>
          <w:delText xml:space="preserve"/>
        </w:r>
        <w:r w:rsidR="00FA729E">
          <w:rPr>
            <w:szCs w:val="22"/>
          </w:rPr>
          <w:delText/>
        </w:r>
        <w:r w:rsidRPr="002F32AC">
          <w:rPr>
            <w:szCs w:val="22"/>
          </w:rPr>
          <w:delText xml:space="preserve"/>
        </w:r>
      </w:del>
      <w:r w:rsidRPr="002F32AC">
        <w:rPr>
          <w:szCs w:val="22"/>
        </w:rPr>
        <w:t>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proofErr w:type="gramStart"/>
      <w:r w:rsidRPr="002F32AC">
        <w:rPr>
          <w:szCs w:val="22"/>
          <w:u w:val="none"/>
        </w:rPr>
        <w:t>Risk of Loss.</w:t>
      </w:r>
      <w:proofErr w:type="gramEnd"/>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13E1891E" w:rsidR="0086119B" w:rsidRPr="0086119B" w:rsidRDefault="004238F2" w:rsidP="00F0127A">
      <w:pPr>
        <w:pStyle w:val="Heading2"/>
        <w:spacing w:after="0"/>
        <w:ind w:left="0" w:firstLine="720"/>
        <w:rPr>
          <w:szCs w:val="22"/>
        </w:rPr>
      </w:pPr>
      <w:proofErr w:type="gramStart"/>
      <w:r w:rsidRPr="002F32AC">
        <w:rPr>
          <w:szCs w:val="22"/>
          <w:u w:val="none"/>
        </w:rPr>
        <w:t>MRO Indemnity.</w:t>
      </w:r>
      <w:proofErr w:type="gramEnd"/>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proofErr w:type="gramStart"/>
      <w:r w:rsidRPr="002F32AC">
        <w:rPr>
          <w:szCs w:val="22"/>
          <w:u w:val="none"/>
        </w:rPr>
        <w:t>Customer Indemnity</w:t>
      </w:r>
      <w:r w:rsidRPr="002F32AC">
        <w:rPr>
          <w:szCs w:val="22"/>
        </w:rPr>
        <w:t>.</w:t>
      </w:r>
      <w:proofErr w:type="gramEnd"/>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w:t>
      </w:r>
      <w:proofErr w:type="spellStart"/>
      <w:r w:rsidRPr="002F32AC">
        <w:rPr>
          <w:szCs w:val="22"/>
        </w:rPr>
        <w:t>i</w:t>
      </w:r>
      <w:proofErr w:type="spellEnd"/>
      <w:r w:rsidRPr="002F32AC">
        <w:rPr>
          <w:szCs w:val="22"/>
        </w:rPr>
        <w:t>)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proofErr w:type="gramStart"/>
      <w:r w:rsidRPr="00FA729E">
        <w:rPr>
          <w:szCs w:val="22"/>
          <w:u w:val="none"/>
        </w:rPr>
        <w:t>Airport Charges</w:t>
      </w:r>
      <w:r w:rsidRPr="00E9395B">
        <w:rPr>
          <w:szCs w:val="22"/>
          <w:u w:val="none"/>
        </w:rPr>
        <w:t>.</w:t>
      </w:r>
      <w:proofErr w:type="gramEnd"/>
      <w:r w:rsidRPr="00FA729E">
        <w:rPr>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E9395B">
      <w:pPr>
        <w:pStyle w:val="Heading2"/>
        <w:spacing w:after="0"/>
        <w:ind w:left="0" w:firstLine="720"/>
        <w:rPr>
          <w:szCs w:val="22"/>
        </w:rPr>
      </w:pPr>
      <w:proofErr w:type="gramStart"/>
      <w:r w:rsidRPr="002F32AC">
        <w:rPr>
          <w:szCs w:val="22"/>
          <w:u w:val="none"/>
        </w:rPr>
        <w:t>Worker's Compensation</w:t>
      </w:r>
      <w:r w:rsidRPr="002F32AC">
        <w:rPr>
          <w:szCs w:val="22"/>
        </w:rPr>
        <w:t>.</w:t>
      </w:r>
      <w:proofErr w:type="gramEnd"/>
      <w:r w:rsidRPr="002F32AC">
        <w:rPr>
          <w:szCs w:val="22"/>
        </w:rPr>
        <w:t xml:space="preserve">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headerReference w:type="default" r:id="rId9"/>
          <w:footerReference w:type="default" r:id="rId10"/>
          <w:headerReference w:type="first" r:id="rId11"/>
          <w:footerReference w:type="first" r:id="rId12"/>
          <w:endnotePr>
            <w:numFmt w:val="decimal"/>
          </w:endnotePr>
          <w:pgSz w:w="12240" w:h="15840"/>
          <w:pgMar w:top="1440" w:right="1440" w:bottom="1440" w:left="1440" w:header="1440" w:footer="720" w:gutter="0"/>
          <w:cols w:space="720"/>
          <w:noEndnote/>
          <w:titlePg/>
        </w:sectPr>
      </w:pPr>
    </w:p>
    <w:p w14:paraId="3E37DBDB" w14:textId="3B333BC1" w:rsidR="004238F2" w:rsidRDefault="004238F2" w:rsidP="00E9395B">
      <w:pPr>
        <w:pStyle w:val="Heading2"/>
        <w:spacing w:after="0"/>
        <w:ind w:left="0" w:firstLine="720"/>
        <w:rPr>
          <w:szCs w:val="22"/>
        </w:rPr>
      </w:pPr>
      <w:r w:rsidRPr="002F32AC">
        <w:rPr>
          <w:szCs w:val="22"/>
          <w:u w:val="none"/>
        </w:rPr>
        <w:t>MRO’s Insurance</w:t>
      </w:r>
      <w:r w:rsidRPr="002F32AC">
        <w:rPr>
          <w:szCs w:val="22"/>
        </w:rPr>
        <w:t xml:space="preserve">.  </w:t>
      </w:r>
      <w:ins w:id="39" w:author="Contracts Mgr." w:date="2020-07-10T11:02:00Z">
        <w:r w:rsidR="002D4D83">
          <w:rPr>
            <w:szCs w:val="22"/>
          </w:rPr>
          <w:t>Prior to delivery of the Aircraft to XYZ Inc. and for a period of two years following Redelivery of the Aircraft to Customer, </w:t>
        </w:r>
        <w:r w:rsidR="002D4D83" w:rsidRPr="002F32AC">
          <w:rPr>
            <w:szCs w:val="22"/>
          </w:rPr>
          <w:t xml:space="preserve"/>
        </w:r>
        <w:r w:rsidR="002D4D83">
          <w:rPr>
            <w:szCs w:val="22"/>
          </w:rPr>
          <w:t xml:space="preserve"/>
        </w:r>
        <w:r w:rsidR="002D4D83" w:rsidRPr="002F32AC">
          <w:rPr>
            <w:szCs w:val="22"/>
          </w:rPr>
          <w:t xml:space="preserve"/>
        </w:r>
      </w:ins>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ins w:id="40" w:author="Contracts Mgr." w:date="2020-07-10T11:02:00Z">
        <w:r w:rsidR="002D4D83">
          <w:rPr>
            <w:szCs w:val="22"/>
          </w:rPr>
          <w:t xml:space="preserve"> (except for war and allied perils coverage which is subject to a sub-limit of $250,000,000 per occurrence and in the aggregate)</w:t>
        </w:r>
        <w:r w:rsidRPr="002F32AC">
          <w:rPr>
            <w:szCs w:val="22"/>
          </w:rPr>
          <w:t>,</w:t>
        </w:r>
      </w:ins>
      <w:del w:id="41" w:author="Contracts Mgr." w:date="2020-07-10T11:02:00Z">
        <w:r w:rsidRPr="002F32AC">
          <w:rPr>
            <w:szCs w:val="22"/>
          </w:rPr>
          <w:delText>,</w:delText>
        </w:r>
      </w:del>
      <w:r w:rsidRPr="002F32AC">
        <w:rPr>
          <w:szCs w:val="22"/>
        </w:rPr>
        <w:t xml:space="preserve"> and Premises Liability Insurance with limits of at least US$</w:t>
      </w:r>
      <w:r w:rsidR="009252EA">
        <w:rPr>
          <w:szCs w:val="22"/>
        </w:rPr>
        <w:t>3</w:t>
      </w:r>
      <w:r w:rsidRPr="002F32AC">
        <w:rPr>
          <w:szCs w:val="22"/>
        </w:rPr>
        <w:t xml:space="preserve">00,000,000.00.  </w:t>
      </w:r>
    </w:p>
    <w:p w14:paraId="138369D3" w14:textId="37883C5F" w:rsidR="00E9395B" w:rsidRPr="00E9395B" w:rsidRDefault="002D4D83" w:rsidP="00E9395B">
      <w:ins w:id="42" w:author="Contracts Mgr." w:date="2020-07-10T11:02:00Z">
        <w:r w:rsidRPr="008765B0">
          <w:t>Such insurance policies shall be maintained with insurers of internationally recognized reputation and credit standing and shall contain provisions (i) including Customer, its affiliates and their respective officers, directors, shareholders, partners, members, managers, agents, and employees as additional named insureds, (ii) waiving any such insurers' rights of subrogation, (iii) waiving any recourse against the additional insureds for payment of premiums or other payments due the insurers, and (iv) requiring XYZ Inc.'s insurers to provide Customer with thirty (30) days advance written notice of any cancellation or adverse material change to such policy and providing that such change shall not be effective as to the benefit and/or interest of the additional insureds for thirty (30) days after written notice of such cancellation or adverse material change is received by the Customer.</w:t>
        </w:r>
        <w:r>
          <w:t xml:space="preserve"/>
        </w:r>
        <w:r w:rsidRPr="008765B0">
          <w:t/>
        </w:r>
        <w:proofErr w:type="spellStart"/>
        <w:r w:rsidRPr="008765B0">
          <w:t/>
        </w:r>
        <w:proofErr w:type="spellEnd"/>
        <w:r w:rsidRPr="008765B0">
          <w:t xml:space="preserve"/>
        </w:r>
        <w:r>
          <w:t/>
        </w:r>
        <w:r w:rsidRPr="008765B0">
          <w:t xml:space="preserve"/>
        </w:r>
        <w:r>
          <w:t xml:space="preserve"/>
        </w:r>
        <w:r w:rsidRPr="008765B0">
          <w:lastRenderedPageBreak/>
          <w:t xml:space="preserve"/>
        </w:r>
        <w:r>
          <w:t xml:space="preserve"/>
        </w:r>
        <w:r w:rsidRPr="008765B0">
          <w:t xml:space="preserve"/>
        </w:r>
        <w:r>
          <w:t xml:space="preserve"/>
        </w:r>
        <w:r w:rsidRPr="008765B0">
          <w:t/>
        </w:r>
        <w:r>
          <w:t/>
        </w:r>
        <w:r w:rsidRPr="008765B0">
          <w:t xml:space="preserve"/>
        </w:r>
        <w:r>
          <w:t/>
        </w:r>
        <w:r w:rsidRPr="008765B0">
          <w:t xml:space="preserve"/>
        </w:r>
        <w:r>
          <w:t xml:space="preserve"/>
        </w:r>
        <w:r w:rsidRPr="008765B0">
          <w:t xml:space="preserve"/>
        </w:r>
        <w:r>
          <w:t xml:space="preserve"/>
        </w:r>
        <w:r w:rsidRPr="008765B0">
          <w:t xml:space="preserve"/>
        </w:r>
        <w:r>
          <w:t/>
        </w:r>
        <w:r w:rsidRPr="008765B0">
          <w:t/>
        </w:r>
      </w:ins>
    </w:p>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w:t>
      </w:r>
      <w:proofErr w:type="spellStart"/>
      <w:r w:rsidRPr="008765B0">
        <w:t>i</w:t>
      </w:r>
      <w:proofErr w:type="spellEnd"/>
      <w:r w:rsidRPr="008765B0">
        <w:t>)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proofErr w:type="gramStart"/>
      <w:r w:rsidRPr="002F32AC">
        <w:rPr>
          <w:szCs w:val="22"/>
          <w:u w:val="none"/>
        </w:rPr>
        <w:t>Certificates of Insurance</w:t>
      </w:r>
      <w:r w:rsidRPr="002F32AC">
        <w:rPr>
          <w:szCs w:val="22"/>
        </w:rPr>
        <w:t>.</w:t>
      </w:r>
      <w:proofErr w:type="gramEnd"/>
      <w:r w:rsidRPr="002F32AC">
        <w:rPr>
          <w:szCs w:val="22"/>
        </w:rPr>
        <w:t xml:space="preserve">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 xml:space="preserve">pandemics,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including 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proofErr w:type="gramStart"/>
      <w:r w:rsidRPr="002F32AC">
        <w:rPr>
          <w:szCs w:val="22"/>
          <w:u w:val="none"/>
        </w:rPr>
        <w:t>Indefinite Term of GTA</w:t>
      </w:r>
      <w:r w:rsidRPr="002F32AC">
        <w:rPr>
          <w:szCs w:val="22"/>
        </w:rPr>
        <w:t>.</w:t>
      </w:r>
      <w:proofErr w:type="gramEnd"/>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3B59CE26" w14:textId="6D6676CE" w:rsidR="004238F2" w:rsidRPr="002F32AC" w:rsidRDefault="004238F2" w:rsidP="00380F0D">
      <w:pPr>
        <w:pStyle w:val="Heading2"/>
        <w:ind w:left="0" w:firstLine="720"/>
        <w:rPr>
          <w:szCs w:val="22"/>
        </w:rPr>
      </w:pPr>
      <w:proofErr w:type="gramStart"/>
      <w:r w:rsidRPr="002F32AC">
        <w:rPr>
          <w:szCs w:val="22"/>
          <w:u w:val="none"/>
        </w:rPr>
        <w:t>MRO’s Right to Terminate or Suspend</w:t>
      </w:r>
      <w:r w:rsidRPr="002F32AC">
        <w:rPr>
          <w:b/>
          <w:szCs w:val="22"/>
        </w:rPr>
        <w:t>.</w:t>
      </w:r>
      <w:proofErr w:type="gramEnd"/>
      <w:r w:rsidRPr="002F32AC">
        <w:rPr>
          <w:b/>
          <w:szCs w:val="22"/>
        </w:rPr>
        <w:t xml:space="preserve">  </w:t>
      </w:r>
      <w:r w:rsidRPr="002F32AC">
        <w:rPr>
          <w:szCs w:val="22"/>
        </w:rPr>
        <w:t>MRO may terminate or suspend the provision of Services, upon written notice to Customer and in MRO’s sole discretion, at any time upon the occurrence of any of the following:  (</w:t>
      </w:r>
      <w:proofErr w:type="spellStart"/>
      <w:r w:rsidRPr="002F32AC">
        <w:rPr>
          <w:szCs w:val="22"/>
        </w:rPr>
        <w:t>i</w:t>
      </w:r>
      <w:proofErr w:type="spellEnd"/>
      <w:r w:rsidRPr="002F32AC">
        <w:rPr>
          <w:szCs w:val="22"/>
        </w:rPr>
        <w:t xml:space="preserve">)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MRO’s reasonable determination that Customer is unable to pay for the Services; (v) MRO’s inability to provide the Services based on a decision or action of the FAA or other governmental agency or (v</w:t>
      </w:r>
      <w:r w:rsidR="002F32AC">
        <w:rPr>
          <w:szCs w:val="22"/>
        </w:rPr>
        <w:t>i</w:t>
      </w:r>
      <w:r w:rsidRPr="002F32AC">
        <w:rPr>
          <w:szCs w:val="22"/>
        </w:rPr>
        <w:t>) for any other reason beyond MRO’s control</w:t>
      </w:r>
      <w:del w:id="43" w:author="Contracts Mgr." w:date="2020-07-10T11:02:00Z">
        <w:r w:rsidRPr="002F32AC">
          <w:rPr>
            <w:szCs w:val="22"/>
          </w:rPr>
          <w:delText xml:space="preserve">.  </w:delText>
        </w:r>
      </w:del>
    </w:p>
    <w:p w14:paraId="0080D983" w14:textId="77777777" w:rsidR="004238F2" w:rsidRPr="002F32AC" w:rsidRDefault="004D597E" w:rsidP="00380F0D">
      <w:pPr>
        <w:pStyle w:val="Heading2"/>
        <w:ind w:left="0" w:firstLine="720"/>
        <w:rPr>
          <w:ins w:id="44" w:author="Contracts Mgr." w:date="2020-07-10T11:02:00Z"/>
          <w:szCs w:val="22"/>
        </w:rPr>
      </w:pPr>
      <w:ins w:id="45" w:author="Contracts Mgr." w:date="2020-07-10T11:02:00Z">
        <w:r w:rsidRPr="007E429D">
          <w:rPr>
            <w:szCs w:val="22"/>
            <w:u w:val="single"/>
          </w:rPr>
          <w:t>Customer’s Right to Terminate. Customer may terminate the performance of its obligations under this GTA and the Service Agreement, in its sole discretion, upon written notice to XYZ Inc., at any time upon the occurrence of (i) XYZ Inc.’s inability to provide the Services based on a decision or action of the FAA or other governmental agency or (ii) bankruptcy, insolvency, liquidation, reorganization or other similar proceedings being commenced by XYZ Inc. or being commenced against XYZ Inc. and not dismissed within 30 days. </w:t>
        </w:r>
        <w:r>
          <w:rPr>
            <w:szCs w:val="22"/>
          </w:rPr>
          <w:t/>
        </w:r>
        <w:r w:rsidR="007E429D">
          <w:rPr>
            <w:szCs w:val="22"/>
          </w:rPr>
          <w:t xml:space="preserve"/>
        </w:r>
        <w:proofErr w:type="spellStart"/>
        <w:r w:rsidR="007E429D">
          <w:rPr>
            <w:szCs w:val="22"/>
          </w:rPr>
          <w:t/>
        </w:r>
        <w:proofErr w:type="spellEnd"/>
        <w:r w:rsidR="007E429D">
          <w:rPr>
            <w:szCs w:val="22"/>
          </w:rPr>
          <w:t xml:space="preserve"/>
        </w:r>
        <w:r w:rsidR="007E429D" w:rsidRPr="007E429D">
          <w:rPr>
            <w:szCs w:val="22"/>
          </w:rPr>
          <w:t/>
        </w:r>
        <w:r w:rsidR="007E429D">
          <w:rPr>
            <w:szCs w:val="22"/>
          </w:rPr>
          <w:t/>
        </w:r>
        <w:r w:rsidR="007E429D" w:rsidRPr="007E429D">
          <w:rPr>
            <w:szCs w:val="22"/>
          </w:rPr>
          <w:t/>
        </w:r>
        <w:r w:rsidR="007E429D">
          <w:rPr>
            <w:szCs w:val="22"/>
          </w:rPr>
          <w:t xml:space="preserve"/>
        </w:r>
        <w:r w:rsidR="007E429D" w:rsidRPr="007E429D">
          <w:rPr>
            <w:szCs w:val="22"/>
          </w:rPr>
          <w:t xml:space="preserve"/>
        </w:r>
      </w:ins>
    </w:p>
    <w:p w14:paraId="7F465FC4" w14:textId="69CFFC57" w:rsidR="004238F2" w:rsidRPr="002F32AC" w:rsidRDefault="004238F2" w:rsidP="004238F2">
      <w:pPr>
        <w:pStyle w:val="Heading2"/>
        <w:ind w:left="0" w:firstLine="720"/>
        <w:rPr>
          <w:szCs w:val="22"/>
        </w:rPr>
      </w:pPr>
      <w:proofErr w:type="gramStart"/>
      <w:r w:rsidRPr="002F32AC">
        <w:rPr>
          <w:szCs w:val="22"/>
          <w:u w:val="none"/>
        </w:rPr>
        <w:t>Effect of Termination</w:t>
      </w:r>
      <w:r w:rsidRPr="002F32AC">
        <w:rPr>
          <w:szCs w:val="22"/>
        </w:rPr>
        <w:t>.</w:t>
      </w:r>
      <w:proofErr w:type="gramEnd"/>
      <w:r w:rsidRPr="002F32AC">
        <w:rPr>
          <w:szCs w:val="22"/>
        </w:rPr>
        <w:t xml:space="preserve">  </w:t>
      </w:r>
      <w:ins w:id="46" w:author="Contracts Mgr." w:date="2020-07-10T11:02:00Z">
        <w:r w:rsidR="008C73F5">
          <w:rPr>
            <w:szCs w:val="22"/>
          </w:rPr>
          <w:t xml:space="preserve">Any </w:t>
        </w:r>
      </w:ins>
      <w:r w:rsidRPr="002F32AC">
        <w:rPr>
          <w:szCs w:val="22"/>
        </w:rPr>
        <w:t xml:space="preserve">Termination shall not diminish </w:t>
      </w:r>
      <w:ins w:id="47" w:author="Contracts Mgr." w:date="2020-07-10T11:02:00Z">
        <w:r w:rsidR="008C73F5">
          <w:rPr>
            <w:szCs w:val="22"/>
          </w:rPr>
          <w:t>the Defaulting Party</w:t>
        </w:r>
        <w:r w:rsidR="008C73F5" w:rsidRPr="002F32AC">
          <w:rPr>
            <w:szCs w:val="22"/>
          </w:rPr>
          <w:t>’s</w:t>
        </w:r>
      </w:ins>
      <w:del w:id="48" w:author="Contracts Mgr." w:date="2020-07-10T11:02:00Z">
        <w:r w:rsidRPr="002F32AC">
          <w:rPr>
            <w:szCs w:val="22"/>
          </w:rPr>
          <w:delText>Customer’s</w:delText>
        </w:r>
      </w:del>
      <w:r w:rsidRPr="002F32AC">
        <w:rPr>
          <w:szCs w:val="22"/>
        </w:rPr>
        <w:t xml:space="preserve">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ins w:id="49" w:author="Contracts Mgr." w:date="2020-07-10T11:02:00Z">
        <w:r w:rsidR="008C73F5">
          <w:rPr>
            <w:szCs w:val="22"/>
          </w:rPr>
          <w:t xml:space="preserve">(a) </w:t>
        </w:r>
      </w:ins>
      <w:r w:rsidRPr="002F32AC">
        <w:rPr>
          <w:szCs w:val="22"/>
        </w:rPr>
        <w:t>upon termination</w:t>
      </w:r>
      <w:ins w:id="50" w:author="Contracts Mgr." w:date="2020-07-10T11:02:00Z">
        <w:r w:rsidR="008C73F5" w:rsidRPr="002F32AC">
          <w:rPr>
            <w:szCs w:val="22"/>
          </w:rPr>
          <w:t xml:space="preserve"> </w:t>
        </w:r>
        <w:r w:rsidR="008C73F5">
          <w:rPr>
            <w:szCs w:val="22"/>
          </w:rPr>
          <w:t>where Customer is the Defaulting Party,</w:t>
        </w:r>
      </w:ins>
      <w:r w:rsidRPr="002F32AC">
        <w:rPr>
          <w:szCs w:val="22"/>
        </w:rPr>
        <w:t xml:space="preserve"> (</w:t>
      </w:r>
      <w:proofErr w:type="spellStart"/>
      <w:r w:rsidRPr="002F32AC">
        <w:rPr>
          <w:szCs w:val="22"/>
        </w:rPr>
        <w:t>i</w:t>
      </w:r>
      <w:proofErr w:type="spellEnd"/>
      <w:r w:rsidRPr="002F32AC">
        <w:rPr>
          <w:szCs w:val="22"/>
        </w:rPr>
        <w:t>) MRO shall have no further obligation to perform any Services, and (ii) MRO shall have no duty to honor any warranty for Services for which Customer did not timely pay all related charges</w:t>
      </w:r>
      <w:ins w:id="51" w:author="Contracts Mgr." w:date="2020-07-10T11:02:00Z">
        <w:r w:rsidR="008C73F5">
          <w:rPr>
            <w:szCs w:val="22"/>
          </w:rPr>
          <w:t xml:space="preserve"> and (b) upon termination where XYZ Inc. is the Defaulting Party, (i) Customer shall have no further obligation to make any further payments of any kind to XYZ Inc..  Upon a termination where Customer is the Defaulting Party, (1)</w:t>
        </w:r>
        <w:r w:rsidR="008C73F5" w:rsidRPr="002F32AC">
          <w:rPr>
            <w:szCs w:val="22"/>
          </w:rPr>
          <w:t xml:space="preserve"/>
        </w:r>
        <w:r w:rsidR="008C73F5">
          <w:rPr>
            <w:szCs w:val="22"/>
          </w:rPr>
          <w:t xml:space="preserve"/>
        </w:r>
        <w:r w:rsidR="008C73F5" w:rsidRPr="002F32AC">
          <w:rPr>
            <w:szCs w:val="22"/>
          </w:rPr>
          <w:t/>
        </w:r>
        <w:proofErr w:type="spellStart"/>
        <w:r w:rsidR="008C73F5" w:rsidRPr="002F32AC">
          <w:rPr>
            <w:szCs w:val="22"/>
          </w:rPr>
          <w:t/>
        </w:r>
        <w:proofErr w:type="spellEnd"/>
        <w:r w:rsidR="008C73F5" w:rsidRPr="002F32AC">
          <w:rPr>
            <w:szCs w:val="22"/>
          </w:rPr>
          <w:t xml:space="preserve"/>
        </w:r>
        <w:r w:rsidR="00A27AD6">
          <w:rPr>
            <w:szCs w:val="22"/>
          </w:rPr>
          <w:t/>
        </w:r>
        <w:r w:rsidR="008C73F5" w:rsidRPr="002F32AC">
          <w:rPr>
            <w:szCs w:val="22"/>
          </w:rPr>
          <w:t xml:space="preserve"/>
        </w:r>
        <w:r w:rsidR="008C73F5">
          <w:rPr>
            <w:szCs w:val="22"/>
          </w:rPr>
          <w:t/>
        </w:r>
        <w:r w:rsidR="008C73F5" w:rsidRPr="002F32AC">
          <w:rPr>
            <w:szCs w:val="22"/>
          </w:rPr>
          <w:t xml:space="preserve"/>
        </w:r>
        <w:r w:rsidR="008C73F5">
          <w:rPr>
            <w:szCs w:val="22"/>
          </w:rPr>
          <w:t xml:space="preserve"/>
        </w:r>
      </w:ins>
      <w:del w:id="52" w:author="Contracts Mgr." w:date="2020-07-10T11:02:00Z">
        <w:r w:rsidRPr="002F32AC">
          <w:rPr>
            <w:szCs w:val="22"/>
          </w:rPr>
          <w:delText>. XYZ Inc. shall be entitled to a Parking Fee, retroactive to the date of the written notice to Customer to terminate or suspend the provision of Services.  In addition to the above, in the event of a termination pursuant to Section 11.2,</w:delText>
        </w:r>
      </w:del>
      <w:r w:rsidRPr="002F32AC">
        <w:rPr>
          <w:szCs w:val="22"/>
        </w:rPr>
        <w:t xml:space="preserve"> MRO shall be entitled to move the Aircraft off MRO’s premises and the Customer shall be responsible for all expenses incurred in relocating the Aircraft</w:t>
      </w:r>
      <w:r w:rsidR="005B6F6E">
        <w:rPr>
          <w:szCs w:val="22"/>
        </w:rPr>
        <w:t>, Parking Fees set forth in §1.</w:t>
      </w:r>
      <w:ins w:id="53" w:author="Contracts Mgr." w:date="2020-07-10T11:02:00Z">
        <w:r w:rsidR="008C73F5">
          <w:rPr>
            <w:szCs w:val="22"/>
          </w:rPr>
          <w:t>11</w:t>
        </w:r>
      </w:ins>
      <w:del w:id="54" w:author="Contracts Mgr." w:date="2020-07-10T11:02:00Z">
        <w:r w:rsidR="005B6F6E">
          <w:rPr>
            <w:szCs w:val="22"/>
          </w:rPr>
          <w:delText>9</w:delText>
        </w:r>
      </w:del>
      <w:r w:rsidRPr="002F32AC">
        <w:rPr>
          <w:szCs w:val="22"/>
        </w:rPr>
        <w:t xml:space="preserve"> above, and any other expenses relating to </w:t>
      </w:r>
      <w:ins w:id="55" w:author="Contracts Mgr." w:date="2020-07-10T11:02:00Z">
        <w:r w:rsidR="008C73F5">
          <w:rPr>
            <w:szCs w:val="22"/>
          </w:rPr>
          <w:t>parking</w:t>
        </w:r>
      </w:ins>
      <w:del w:id="56" w:author="Contracts Mgr." w:date="2020-07-10T11:02:00Z">
        <w:r w:rsidRPr="002F32AC">
          <w:rPr>
            <w:szCs w:val="22"/>
          </w:rPr>
          <w:delText>the Aircraft. XYZ Inc.’s liability for loss or damage to the Aircraft, whether under a tort, contract, bailment, or other basis, and XYZ Inc.’s duty to provide security or to otherwise provide for the safe keeping</w:delText>
        </w:r>
      </w:del>
      <w:r w:rsidRPr="002F32AC">
        <w:rPr>
          <w:szCs w:val="22"/>
        </w:rPr>
        <w:t xml:space="preserve"> of the Aircraft</w:t>
      </w:r>
      <w:ins w:id="57" w:author="Contracts Mgr." w:date="2020-07-10T11:02:00Z">
        <w:r w:rsidR="008C73F5">
          <w:rPr>
            <w:szCs w:val="22"/>
          </w:rPr>
          <w:t>, all in a manner consistent with §</w:t>
        </w:r>
      </w:ins>
      <w:del w:id="58" w:author="Contracts Mgr." w:date="2020-07-10T11:02:00Z">
        <w:r w:rsidRPr="002F32AC">
          <w:rPr>
            <w:szCs w:val="22"/>
          </w:rPr>
          <w:delText xml:space="preserve"> shall cease five (</w:delText>
        </w:r>
      </w:del>
      <w:r w:rsidRPr="002F32AC">
        <w:rPr>
          <w:szCs w:val="22"/>
        </w:rPr>
        <w:t>5</w:t>
      </w:r>
      <w:ins w:id="59" w:author="Contracts Mgr." w:date="2020-07-10T11:02:00Z">
        <w:r w:rsidR="008C73F5">
          <w:rPr>
            <w:szCs w:val="22"/>
          </w:rPr>
          <w:t xml:space="preserve">.2, </w:t>
        </w:r>
        <w:r w:rsidR="008C73F5" w:rsidRPr="002F32AC">
          <w:rPr>
            <w:szCs w:val="22"/>
          </w:rPr>
          <w:t xml:space="preserve">, </w:t>
        </w:r>
        <w:r w:rsidR="008C73F5">
          <w:rPr>
            <w:szCs w:val="22"/>
          </w:rPr>
          <w:t>(2)</w:t>
        </w:r>
      </w:ins>
      <w:del w:id="60" w:author="Contracts Mgr." w:date="2020-07-10T11:02:00Z">
        <w:r w:rsidRPr="002F32AC">
          <w:rPr>
            <w:szCs w:val="22"/>
          </w:rPr>
          <w:delText>) days after the date of the written notice to Customer to terminate or suspend the provision of Services.</w:delText>
        </w:r>
      </w:del>
      <w:r w:rsidRPr="002F32AC">
        <w:rPr>
          <w:szCs w:val="22"/>
        </w:rPr>
        <w:t xml:space="preserve"> MRO shall have no duty to maintain the Aircraft, its systems or components after such advice, unless Customer and MRO agree otherwise in writing and Customer pays MRO for such Services within three (3) days of Customer being invoiced for same</w:t>
      </w:r>
      <w:ins w:id="61" w:author="Contracts Mgr." w:date="2020-07-10T11:02:00Z">
        <w:r w:rsidR="008C73F5">
          <w:rPr>
            <w:szCs w:val="22"/>
          </w:rPr>
          <w:t xml:space="preserve"> and (3)</w:t>
        </w:r>
      </w:ins>
      <w:del w:id="62" w:author="Contracts Mgr." w:date="2020-07-10T11:02:00Z">
        <w:r w:rsidRPr="002F32AC">
          <w:rPr>
            <w:szCs w:val="22"/>
          </w:rPr>
          <w:delText>. Upon termination,</w:delText>
        </w:r>
      </w:del>
      <w:r w:rsidRPr="002F32AC">
        <w:rPr>
          <w:szCs w:val="22"/>
        </w:rPr>
        <w:t xml:space="preserve"> MRO may, in its sole discretion, issue a Re-Delivery </w:t>
      </w:r>
      <w:ins w:id="63" w:author="Contracts Mgr." w:date="2020-07-10T11:02:00Z">
        <w:r w:rsidR="008C73F5">
          <w:rPr>
            <w:szCs w:val="22"/>
          </w:rPr>
          <w:t>Notice</w:t>
        </w:r>
      </w:ins>
      <w:del w:id="64" w:author="Contracts Mgr." w:date="2020-07-10T11:02:00Z">
        <w:r w:rsidRPr="002F32AC">
          <w:rPr>
            <w:szCs w:val="22"/>
          </w:rPr>
          <w:delText>Advice</w:delText>
        </w:r>
      </w:del>
      <w:r w:rsidRPr="002F32AC">
        <w:rPr>
          <w:szCs w:val="22"/>
        </w:rPr>
        <w:t>, in which case the provisions of Section 5.2 and 3.</w:t>
      </w:r>
      <w:r w:rsidR="00E7003D">
        <w:rPr>
          <w:szCs w:val="22"/>
        </w:rPr>
        <w:t>7</w:t>
      </w:r>
      <w:r w:rsidR="00E7003D" w:rsidRPr="002F32AC">
        <w:rPr>
          <w:szCs w:val="22"/>
        </w:rPr>
        <w:t xml:space="preserve"> </w:t>
      </w:r>
      <w:r w:rsidRPr="002F32AC">
        <w:rPr>
          <w:szCs w:val="22"/>
        </w:rPr>
        <w:t>shall control, even if the Services are not complete and, as result, the Aircraft is not airworthy or cannot be moved.</w:t>
      </w:r>
      <w:ins w:id="65" w:author="Contracts Mgr." w:date="2020-07-10T11:02:00Z">
        <w:r w:rsidR="008C73F5">
          <w:rPr>
            <w:szCs w:val="22"/>
          </w:rPr>
          <w:t xml:space="preserve">  Upon a termination where XYZ Inc. is the Defaulting Party, upon Customer’s demand in its sole discretion delivered to XYZ Inc., XYZ Inc. shall as soon as possible redeliver the Aircraft and all related Engines and Components for removal by Customer from the Service Center, at the cost of XYZ Inc..</w:t>
        </w:r>
      </w:ins>
    </w:p>
    <w:p w14:paraId="49D4EBD9" w14:textId="7CE80F7E" w:rsidR="004238F2" w:rsidRPr="002F32AC" w:rsidRDefault="004238F2" w:rsidP="004238F2">
      <w:pPr>
        <w:pStyle w:val="Heading2"/>
        <w:ind w:left="0" w:firstLine="720"/>
        <w:rPr>
          <w:szCs w:val="22"/>
        </w:rPr>
      </w:pPr>
      <w:proofErr w:type="gramStart"/>
      <w:r w:rsidRPr="002F32AC">
        <w:rPr>
          <w:szCs w:val="22"/>
          <w:u w:val="none"/>
        </w:rPr>
        <w:t>Nonexclusive Remedy</w:t>
      </w:r>
      <w:r w:rsidRPr="002F32AC">
        <w:rPr>
          <w:szCs w:val="22"/>
        </w:rPr>
        <w:t>.</w:t>
      </w:r>
      <w:proofErr w:type="gramEnd"/>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lastRenderedPageBreak/>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r w:rsidR="00273832">
        <w:rPr>
          <w:szCs w:val="22"/>
        </w:rPr>
      </w:r>
      <w:r w:rsidR="00273832" w:rsidRPr="0019341A">
        <w:rPr>
          <w:szCs w:val="22"/>
        </w:rPr>
      </w:r>
      <w:r w:rsidR="00273832">
        <w:rPr>
          <w:szCs w:val="22"/>
        </w:rPr>
      </w:r>
      <w:proofErr w:type="spellStart"/>
      <w:r w:rsidR="00273832">
        <w:rPr>
          <w:szCs w:val="22"/>
        </w:rPr>
      </w:r>
      <w:proofErr w:type="spellEnd"/>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3"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proofErr w:type="gramStart"/>
      <w:r w:rsidRPr="0019341A">
        <w:rPr>
          <w:szCs w:val="22"/>
          <w:u w:val="none"/>
        </w:rPr>
        <w:t>Jurisdiction and Governing Law</w:t>
      </w:r>
      <w:r w:rsidRPr="0019341A">
        <w:rPr>
          <w:szCs w:val="22"/>
        </w:rPr>
        <w:t>.</w:t>
      </w:r>
      <w:proofErr w:type="gramEnd"/>
      <w:r w:rsidRPr="0019341A">
        <w:rPr>
          <w:szCs w:val="22"/>
        </w:rPr>
        <w:t xml:space="preserve">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w:t>
      </w:r>
      <w:proofErr w:type="spellStart"/>
      <w:r w:rsidRPr="00FF7827">
        <w:rPr>
          <w:szCs w:val="22"/>
        </w:rPr>
        <w:t>i</w:t>
      </w:r>
      <w:proofErr w:type="spellEnd"/>
      <w:r w:rsidRPr="00FF7827">
        <w:rPr>
          <w:szCs w:val="22"/>
        </w:rPr>
        <w:t xml:space="preserve">)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proofErr w:type="gramStart"/>
      <w:r w:rsidRPr="00FF7827">
        <w:rPr>
          <w:szCs w:val="22"/>
          <w:u w:val="none"/>
        </w:rPr>
        <w:t>Severability.</w:t>
      </w:r>
      <w:proofErr w:type="gramEnd"/>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proofErr w:type="gramStart"/>
      <w:r w:rsidRPr="002F32AC">
        <w:rPr>
          <w:szCs w:val="22"/>
          <w:u w:val="none"/>
        </w:rPr>
        <w:t>Attorneys</w:t>
      </w:r>
      <w:r w:rsidR="00E7003D">
        <w:rPr>
          <w:szCs w:val="22"/>
          <w:u w:val="none"/>
        </w:rPr>
        <w:t>’</w:t>
      </w:r>
      <w:r w:rsidRPr="002F32AC">
        <w:rPr>
          <w:szCs w:val="22"/>
          <w:u w:val="none"/>
        </w:rPr>
        <w:t xml:space="preserve"> Fees.</w:t>
      </w:r>
      <w:proofErr w:type="gramEnd"/>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proofErr w:type="gramStart"/>
      <w:r w:rsidRPr="002F32AC">
        <w:rPr>
          <w:szCs w:val="22"/>
          <w:u w:val="none"/>
        </w:rPr>
        <w:t>Assignments.</w:t>
      </w:r>
      <w:proofErr w:type="gramEnd"/>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6F6C13A8" w:rsidR="004238F2" w:rsidRPr="002F32AC" w:rsidRDefault="004238F2" w:rsidP="004238F2">
      <w:pPr>
        <w:pStyle w:val="Heading2"/>
        <w:ind w:left="0" w:firstLine="720"/>
        <w:rPr>
          <w:szCs w:val="22"/>
        </w:rPr>
      </w:pPr>
      <w:proofErr w:type="gramStart"/>
      <w:r w:rsidRPr="002F32AC">
        <w:rPr>
          <w:szCs w:val="22"/>
          <w:u w:val="none"/>
        </w:rPr>
        <w:t>Entire Agreement.</w:t>
      </w:r>
      <w:proofErr w:type="gramEnd"/>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w:t>
      </w:r>
      <w:r w:rsidRPr="002F32AC">
        <w:rPr>
          <w:szCs w:val="22"/>
        </w:rPr>
        <w:lastRenderedPageBreak/>
        <w:t>of the parties.</w:t>
      </w:r>
      <w:r w:rsidR="00273832">
        <w:rPr>
          <w:szCs w:val="22"/>
        </w:rPr>
        <w:t xml:space="preserve">  Except as set forth in Section 12 above, email shall be effective as </w:t>
      </w:r>
      <w:proofErr w:type="gramStart"/>
      <w:r w:rsidR="00273832">
        <w:rPr>
          <w:szCs w:val="22"/>
        </w:rPr>
        <w:t>a writing</w:t>
      </w:r>
      <w:proofErr w:type="gramEnd"/>
      <w:r w:rsidR="00273832">
        <w:rPr>
          <w:szCs w:val="22"/>
        </w:rPr>
        <w:t xml:space="preserve"> for purposes of this Section 13.6.  Text messages and SMS shall not be effective as writing for purposes.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proofErr w:type="gramStart"/>
      <w:r w:rsidRPr="002F32AC">
        <w:rPr>
          <w:szCs w:val="22"/>
          <w:u w:val="none"/>
        </w:rPr>
        <w:t>Additional Documentation.</w:t>
      </w:r>
      <w:proofErr w:type="gramEnd"/>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proofErr w:type="gramStart"/>
      <w:r w:rsidRPr="002F32AC">
        <w:rPr>
          <w:szCs w:val="22"/>
          <w:u w:val="none"/>
        </w:rPr>
        <w:t>Headings and References.</w:t>
      </w:r>
      <w:proofErr w:type="gramEnd"/>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proofErr w:type="gramStart"/>
      <w:r w:rsidRPr="002F32AC">
        <w:rPr>
          <w:szCs w:val="22"/>
          <w:u w:val="none"/>
        </w:rPr>
        <w:t>Counterparts &amp; Facsimile or Email Execution.</w:t>
      </w:r>
      <w:proofErr w:type="gramEnd"/>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proofErr w:type="gramStart"/>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proofErr w:type="gramEnd"/>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proofErr w:type="spellStart"/>
      <w:r w:rsidRPr="002F32AC">
        <w:rPr>
          <w:szCs w:val="22"/>
        </w:rPr>
      </w:r>
      <w:proofErr w:type="spellEnd"/>
      <w:r w:rsidRPr="002F32AC">
        <w:rPr>
          <w:szCs w:val="22"/>
        </w:rPr>
      </w:r>
      <w:r w:rsidR="00B646E5" w:rsidRPr="002F32AC">
        <w:rPr>
          <w:szCs w:val="22"/>
        </w:rPr>
      </w:r>
      <w:r w:rsidRPr="002F32AC">
        <w:rPr>
          <w:szCs w:val="22"/>
        </w:rPr>
      </w:r>
    </w:p>
    <w:p w14:paraId="4144580E" w14:textId="6B108F10" w:rsidR="004238F2" w:rsidRPr="002F32AC" w:rsidRDefault="004238F2" w:rsidP="00380F0D">
      <w:pPr>
        <w:pStyle w:val="Heading2"/>
        <w:ind w:left="0" w:firstLine="720"/>
        <w:rPr>
          <w:szCs w:val="22"/>
        </w:rPr>
      </w:pPr>
      <w:proofErr w:type="gramStart"/>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proofErr w:type="gramEnd"/>
      <w:r w:rsidRPr="002F32AC">
        <w:rPr>
          <w:szCs w:val="22"/>
        </w:rPr>
      </w:r>
      <w:r w:rsidR="00A0201D">
        <w:rPr>
          <w:szCs w:val="22"/>
        </w:rPr>
      </w:r>
      <w:r w:rsidRPr="002F32AC">
        <w:rPr>
          <w:szCs w:val="22"/>
        </w:rPr>
      </w:r>
      <w:ins w:id="66" w:author="Contracts Mgr." w:date="2020-07-10T11:02:00Z">
        <w:r w:rsidR="00905685">
          <w:rPr>
            <w:szCs w:val="22"/>
          </w:rPr>
          <w:t>each party</w:t>
        </w:r>
      </w:ins>
      <w:del w:id="67" w:author="Contracts Mgr." w:date="2020-07-10T11:02:00Z">
        <w:r w:rsidRPr="002F32AC">
          <w:rPr>
            <w:szCs w:val="22"/>
          </w:rPr>
          <w:delText>XYZ Inc.</w:delText>
        </w:r>
      </w:del>
      <w:r w:rsidRPr="002F32AC">
        <w:rPr>
          <w:szCs w:val="22"/>
        </w:rPr>
      </w:r>
      <w:r w:rsidR="00A0201D">
        <w:rPr>
          <w:szCs w:val="22"/>
        </w:rPr>
      </w:r>
      <w:r w:rsidRPr="002F32AC">
        <w:rPr>
          <w:szCs w:val="22"/>
        </w:rPr>
      </w:r>
      <w:r w:rsidR="00A0201D">
        <w:rPr>
          <w:szCs w:val="22"/>
        </w:rPr>
      </w:r>
      <w:proofErr w:type="spellStart"/>
      <w:r w:rsidR="00A0201D">
        <w:rPr>
          <w:szCs w:val="22"/>
        </w:rPr>
      </w:r>
      <w:proofErr w:type="spellEnd"/>
      <w:r w:rsidR="00A0201D">
        <w:rPr>
          <w:szCs w:val="22"/>
        </w:rPr>
      </w:r>
      <w:r w:rsidR="00100BB5">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roofErr w:type="spellStart"/>
      <w:r w:rsidRPr="002F32AC">
        <w:rPr>
          <w:szCs w:val="22"/>
        </w:rPr>
      </w:r>
      <w:proofErr w:type="spellEnd"/>
      <w:r w:rsidRPr="002F32AC">
        <w:rPr>
          <w:szCs w:val="22"/>
        </w:rPr>
      </w:r>
    </w:p>
    <w:p w14:paraId="5FD53530" w14:textId="722564AC" w:rsidR="00273832" w:rsidRDefault="00100BB5" w:rsidP="007520E5">
      <w:pPr>
        <w:pStyle w:val="Heading2"/>
        <w:ind w:left="0" w:firstLine="720"/>
      </w:pPr>
      <w:proofErr w:type="gramStart"/>
      <w:r>
        <w:rPr>
          <w:u w:val="none"/>
        </w:rPr>
        <w:t xml:space="preserve">Due </w:t>
      </w:r>
      <w:r w:rsidR="004238F2" w:rsidRPr="002F32AC">
        <w:rPr>
          <w:u w:val="none"/>
        </w:rPr>
        <w:t>Authori</w:t>
      </w:r>
      <w:r>
        <w:rPr>
          <w:u w:val="none"/>
        </w:rPr>
        <w:t>zation</w:t>
      </w:r>
      <w:r w:rsidR="004238F2" w:rsidRPr="002F32AC">
        <w:t>.</w:t>
      </w:r>
      <w:proofErr w:type="gramEnd"/>
      <w:r w:rsidR="004238F2" w:rsidRPr="002F32AC">
        <w:t xml:space="preserve">  </w:t>
      </w:r>
      <w:del w:id="68" w:author="Contracts Mgr." w:date="2020-07-10T11:02:00Z">
        <w:r>
          <w:delText>Each party hereto hereby represents and warrants that it is a validly formed and existing legal entity in its jurisdiction of organization, that it has duly and validly authorized the execution, delivery and performance of this GTA and the Service Agreement, that it has duly executed and delivered this GTA and that each GTA and Service Agreement are or will be upon signing its legal, valid, binding and enforceable obligations.</w:delText>
        </w:r>
        <w:r w:rsidR="001F7776">
          <w:delText xml:space="preserve">  </w:delText>
        </w:r>
      </w:del>
      <w:r w:rsidR="004238F2" w:rsidRPr="002F32AC">
        <w:t xml:space="preserve">By his or her execution </w:t>
      </w:r>
      <w:ins w:id="69" w:author="Contracts Mgr." w:date="2020-07-10T11:02:00Z">
        <w:r w:rsidR="00AA5415" w:rsidRPr="00AA5415">
          <w:t xml:space="preserve">below </w:t>
        </w:r>
      </w:ins>
      <w:r w:rsidR="004238F2" w:rsidRPr="002F32AC">
        <w:t xml:space="preserve">of this </w:t>
      </w:r>
      <w:ins w:id="70" w:author="Contracts Mgr." w:date="2020-07-10T11:02:00Z">
        <w:r w:rsidR="00AA5415" w:rsidRPr="00AA5415">
          <w:t>Agreement</w:t>
        </w:r>
      </w:ins>
      <w:del w:id="71" w:author="Contracts Mgr." w:date="2020-07-10T11:02:00Z">
        <w:r w:rsidR="004238F2" w:rsidRPr="002F32AC">
          <w:delText>GTA on page one</w:delText>
        </w:r>
      </w:del>
      <w:r w:rsidR="004238F2" w:rsidRPr="002F32AC">
        <w:t xml:space="preserve">, the individual signing this </w:t>
      </w:r>
      <w:ins w:id="72" w:author="Contracts Mgr." w:date="2020-07-10T11:02:00Z">
        <w:r w:rsidR="00AA5415" w:rsidRPr="00AA5415">
          <w:t>Agreement</w:t>
        </w:r>
      </w:ins>
      <w:del w:id="73" w:author="Contracts Mgr." w:date="2020-07-10T11:02:00Z">
        <w:r w:rsidR="004238F2" w:rsidRPr="002F32AC">
          <w:delText>GTA</w:delText>
        </w:r>
      </w:del>
      <w:r w:rsidR="004238F2" w:rsidRPr="002F32AC">
        <w:t xml:space="preserve"> represents to MRO that </w:t>
      </w:r>
      <w:del w:id="74" w:author="Contracts Mgr." w:date="2020-07-10T11:02:00Z">
        <w:r w:rsidR="004238F2" w:rsidRPr="002F32AC">
          <w:delText xml:space="preserve">(i) </w:delText>
        </w:r>
      </w:del>
      <w:r w:rsidR="004238F2" w:rsidRPr="002F32AC">
        <w:t xml:space="preserve">he or she </w:t>
      </w:r>
      <w:ins w:id="75" w:author="Contracts Mgr." w:date="2020-07-10T11:02:00Z">
        <w:r w:rsidR="00AA5415" w:rsidRPr="00AA5415">
          <w:t>(</w:t>
        </w:r>
        <w:proofErr w:type="spellStart"/>
        <w:r w:rsidR="00AA5415" w:rsidRPr="00AA5415">
          <w:t>i</w:t>
        </w:r>
        <w:proofErr w:type="spellEnd"/>
        <w:r w:rsidR="00AA5415" w:rsidRPr="00AA5415">
          <w:t xml:space="preserve">) </w:t>
        </w:r>
      </w:ins>
      <w:r w:rsidR="004238F2" w:rsidRPr="002F32AC">
        <w:t>has the legal authority to bind Customer</w:t>
      </w:r>
      <w:ins w:id="76" w:author="Contracts Mgr." w:date="2020-07-10T11:02:00Z">
        <w:r w:rsidR="00AA5415" w:rsidRPr="00AA5415">
          <w:t xml:space="preserve"> (including all entities within the scope of that definition above) to all terms and conditions of this Agreement and all related amendments, modifications, waivers and similar matters related to the Aircraft, this Agreement and XYZ Inc., and </w:t>
        </w:r>
        <w:r w:rsidR="00AA5415">
          <w:t/>
        </w:r>
        <w:r w:rsidR="00AA5415" w:rsidRPr="00AA5415">
          <w:t xml:space="preserve"/>
        </w:r>
      </w:ins>
      <w:del w:id="77" w:author="Contracts Mgr." w:date="2020-07-10T11:02:00Z">
        <w:r w:rsidR="004238F2" w:rsidRPr="002F32AC">
          <w:delText xml:space="preserve">, </w:delText>
        </w:r>
      </w:del>
      <w:r w:rsidR="004238F2" w:rsidRPr="002F32AC">
        <w:t xml:space="preserve">(ii) </w:t>
      </w:r>
      <w:ins w:id="78" w:author="Contracts Mgr." w:date="2020-07-10T11:02:00Z">
        <w:r w:rsidR="00AA5415" w:rsidRPr="00AA5415">
          <w:t xml:space="preserve">the </w:t>
        </w:r>
      </w:ins>
      <w:r w:rsidR="004238F2" w:rsidRPr="002F32AC">
        <w:t xml:space="preserve">Customer </w:t>
      </w:r>
      <w:del w:id="79" w:author="Contracts Mgr." w:date="2020-07-10T11:02:00Z">
        <w:r w:rsidR="004238F2" w:rsidRPr="002F32AC">
          <w:delText xml:space="preserve">is either the owner or lessee of the Aircraft, or </w:delText>
        </w:r>
      </w:del>
      <w:r w:rsidR="004238F2" w:rsidRPr="002F32AC">
        <w:t xml:space="preserve">has the legal authority to </w:t>
      </w:r>
      <w:ins w:id="80" w:author="Contracts Mgr." w:date="2020-07-10T11:02:00Z">
        <w:r w:rsidR="00AA5415" w:rsidRPr="00AA5415">
          <w:t>enter into this Agreement on behalf</w:t>
        </w:r>
      </w:ins>
      <w:del w:id="81" w:author="Contracts Mgr." w:date="2020-07-10T11:02:00Z">
        <w:r w:rsidR="004238F2" w:rsidRPr="002F32AC">
          <w:delText>bind the owner or lessee</w:delText>
        </w:r>
      </w:del>
      <w:r w:rsidR="004238F2" w:rsidRPr="002F32AC">
        <w:t xml:space="preserve"> of the Aircraft</w:t>
      </w:r>
      <w:del w:id="82" w:author="Contracts Mgr." w:date="2020-07-10T11:02:00Z">
        <w:r w:rsidR="004238F2" w:rsidRPr="002F32AC">
          <w:delText xml:space="preserve"> to all terms and conditions of this GTA</w:delText>
        </w:r>
      </w:del>
      <w:r w:rsidR="004238F2" w:rsidRPr="002F32AC">
        <w:t>.</w:t>
      </w:r>
    </w:p>
    <w:p w14:paraId="3128CAD4" w14:textId="41B735CC" w:rsidR="00665331" w:rsidRDefault="00B935F6" w:rsidP="007520E5">
      <w:pPr>
        <w:pStyle w:val="Heading2"/>
        <w:ind w:left="0" w:firstLine="720"/>
      </w:pPr>
      <w:proofErr w:type="gramStart"/>
      <w:r w:rsidRPr="002F32AC">
        <w:rPr>
          <w:szCs w:val="22"/>
          <w:u w:val="none"/>
        </w:rPr>
        <w:t>Time of the Essence</w:t>
      </w:r>
      <w:r w:rsidRPr="002F32AC">
        <w:rPr>
          <w:szCs w:val="22"/>
        </w:rPr>
        <w:t>.</w:t>
      </w:r>
      <w:proofErr w:type="gramEnd"/>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7"/>
      <w:endnotePr>
        <w:numFmt w:val="decimal"/>
      </w:endnotePr>
      <w:type w:val="continuous"/>
      <w:pgSz w:w="12240" w:h="15840"/>
      <w:pgMar w:top="360" w:right="540" w:bottom="540" w:left="630" w:header="360" w:footer="0" w:gutter="0"/>
      <w:cols w:space="720"/>
      <w:noEndnot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3E6FCF" w15:done="0"/>
  <w15:commentEx w15:paraId="14BD9E12" w15:paraIdParent="3F3E6FCF" w15:done="0"/>
  <w15:commentEx w15:paraId="5A86AA43" w15:done="0"/>
  <w15:commentEx w15:paraId="27BD36C7" w15:done="0"/>
  <w15:commentEx w15:paraId="6E9C5D82" w15:paraIdParent="27BD36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84E734" w16cex:dateUtc="2020-06-05T20:45:00Z"/>
  <w16cex:commentExtensible w16cex:durableId="22A5F7E9" w16cex:dateUtc="2020-06-30T21:42:00Z"/>
  <w16cex:commentExtensible w16cex:durableId="22A6E456" w16cex:dateUtc="2020-07-01T14:30:00Z"/>
  <w16cex:commentExtensible w16cex:durableId="2284ECD5" w16cex:dateUtc="2020-06-05T21:09:00Z"/>
  <w16cex:commentExtensible w16cex:durableId="22A6E32D" w16cex:dateUtc="2020-07-01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3E6FCF" w16cid:durableId="2284E734"/>
  <w16cid:commentId w16cid:paraId="14BD9E12" w16cid:durableId="22A5F7E9"/>
  <w16cid:commentId w16cid:paraId="5A86AA43" w16cid:durableId="22A6E456"/>
  <w16cid:commentId w16cid:paraId="27BD36C7" w16cid:durableId="2284ECD5"/>
  <w16cid:commentId w16cid:paraId="6E9C5D82" w16cid:durableId="22A6E32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D7B5BF" w14:textId="77777777" w:rsidR="00DE5698" w:rsidRDefault="00DE5698">
      <w:r>
        <w:separator/>
      </w:r>
    </w:p>
  </w:endnote>
  <w:endnote w:type="continuationSeparator" w:id="0">
    <w:p w14:paraId="2226C244" w14:textId="77777777" w:rsidR="00DE5698" w:rsidRDefault="00DE5698">
      <w:r>
        <w:continuationSeparator/>
      </w:r>
    </w:p>
  </w:endnote>
  <w:endnote w:type="continuationNotice" w:id="1">
    <w:p w14:paraId="087F675D" w14:textId="77777777" w:rsidR="00DE5698" w:rsidRDefault="00DE56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B13B9B" w:rsidRDefault="00B13B9B" w:rsidP="009741B7">
    <w:pPr>
      <w:pStyle w:val="Footer"/>
      <w:jc w:val="center"/>
      <w:rPr>
        <w:noProof/>
      </w:rPr>
    </w:pPr>
    <w:r>
      <w:fldChar w:fldCharType="begin"/>
    </w:r>
    <w:r>
      <w:instrText xml:space="preserve"> PAGE   \* MERGEFORMAT </w:instrText>
    </w:r>
    <w:r>
      <w:fldChar w:fldCharType="separate"/>
    </w:r>
    <w:r w:rsidR="00A30B2C">
      <w:rPr>
        <w:noProof/>
      </w:rPr>
      <w:t>17</w:t>
    </w:r>
    <w:r>
      <w:rPr>
        <w:noProof/>
      </w:rPr>
      <w:fldChar w:fldCharType="end"/>
    </w:r>
  </w:p>
  <w:p w14:paraId="291EA73C" w14:textId="77777777" w:rsidR="00B13B9B" w:rsidRPr="001F53F8" w:rsidRDefault="00B13B9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B13B9B" w:rsidRPr="001F53F8" w:rsidRDefault="00B13B9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B13B9B" w:rsidRPr="002F39ED" w:rsidRDefault="00B13B9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B13B9B" w:rsidRDefault="00B13B9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B13B9B" w:rsidRDefault="00B13B9B" w:rsidP="00B238AA">
    <w:pPr>
      <w:pStyle w:val="Footer"/>
      <w:jc w:val="center"/>
      <w:rPr>
        <w:noProof/>
      </w:rPr>
    </w:pPr>
    <w:r>
      <w:fldChar w:fldCharType="begin"/>
    </w:r>
    <w:r>
      <w:instrText xml:space="preserve"> PAGE   \* MERGEFORMAT </w:instrText>
    </w:r>
    <w:r>
      <w:fldChar w:fldCharType="separate"/>
    </w:r>
    <w:r w:rsidR="00A30B2C">
      <w:rPr>
        <w:noProof/>
      </w:rPr>
      <w:t>19</w:t>
    </w:r>
    <w:r>
      <w:rPr>
        <w:noProof/>
      </w:rPr>
      <w:fldChar w:fldCharType="end"/>
    </w:r>
  </w:p>
  <w:p w14:paraId="5FBEAD44" w14:textId="77777777" w:rsidR="00B13B9B" w:rsidRPr="001F53F8" w:rsidRDefault="00B13B9B" w:rsidP="00B238AA">
    <w:pPr>
      <w:pStyle w:val="Footer"/>
      <w:jc w:val="center"/>
      <w:rPr>
        <w:del w:id="83" w:author="Evros" w:date="2020-07-10T11:02:00Z"/>
        <w:noProof/>
        <w:sz w:val="20"/>
      </w:rPr>
    </w:pPr>
    <w:del w:id="84" w:author="Evros" w:date="2020-07-10T11:02:00Z">
      <w:r>
        <w:rPr>
          <w:noProof/>
        </w:rPr>
        <w:tab/>
      </w:r>
      <w:r>
        <w:rPr>
          <w:noProof/>
        </w:rPr>
        <w:tab/>
      </w:r>
      <w:r w:rsidRPr="001F53F8">
        <w:rPr>
          <w:noProof/>
          <w:sz w:val="20"/>
        </w:rPr>
        <w:delText xml:space="preserve">XYZ Inc. Initials: _______ </w:delText>
      </w:r>
    </w:del>
  </w:p>
  <w:p w14:paraId="1101C37D" w14:textId="65A7236E" w:rsidR="00B13B9B" w:rsidRPr="00B238AA" w:rsidRDefault="00B13B9B" w:rsidP="00B238AA">
    <w:pPr>
      <w:pStyle w:val="Footer"/>
      <w:jc w:val="center"/>
      <w:rPr>
        <w:del w:id="85" w:author="Evros" w:date="2020-07-10T11:02:00Z"/>
        <w:sz w:val="20"/>
      </w:rPr>
    </w:pPr>
    <w:del w:id="86" w:author="Evros" w:date="2020-07-10T11:02:00Z">
      <w:r w:rsidRPr="001F53F8">
        <w:rPr>
          <w:noProof/>
          <w:sz w:val="20"/>
        </w:rPr>
        <w:tab/>
      </w:r>
      <w:r w:rsidRPr="001F53F8">
        <w:rPr>
          <w:noProof/>
          <w:sz w:val="20"/>
        </w:rPr>
        <w:tab/>
        <w:delText>Customer Initials: ________</w:delText>
      </w:r>
    </w:del>
  </w:p>
  <w:p w14:paraId="0BB540A5" w14:textId="77777777" w:rsidR="00B13B9B" w:rsidRPr="001F53F8" w:rsidRDefault="00B13B9B"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B13B9B" w:rsidRDefault="00B13B9B" w:rsidP="00B238AA">
    <w:pPr>
      <w:pStyle w:val="Footer"/>
      <w:jc w:val="center"/>
      <w:rPr>
        <w:del w:id="87" w:author="Evros" w:date="2020-07-10T11:02:00Z"/>
        <w:noProof/>
      </w:rPr>
    </w:pPr>
    <w:del w:id="88" w:author="Evros" w:date="2020-07-10T11:02:00Z">
      <w:r>
        <w:fldChar w:fldCharType="begin"/>
      </w:r>
      <w:r>
        <w:delInstrText xml:space="preserve"> PAGE   \* MERGEFORMAT </w:delInstrText>
      </w:r>
      <w:r>
        <w:fldChar w:fldCharType="separate"/>
      </w:r>
      <w:r w:rsidR="009338D6">
        <w:rPr>
          <w:noProof/>
        </w:rPr>
        <w:delText>20</w:delText>
      </w:r>
      <w:r>
        <w:rPr>
          <w:noProof/>
        </w:rPr>
        <w:fldChar w:fldCharType="end"/>
      </w:r>
    </w:del>
  </w:p>
  <w:p w14:paraId="4195B312" w14:textId="77777777" w:rsidR="00B13B9B" w:rsidRPr="001F53F8" w:rsidRDefault="00B13B9B" w:rsidP="00B238AA">
    <w:pPr>
      <w:pStyle w:val="Footer"/>
      <w:jc w:val="center"/>
      <w:rPr>
        <w:del w:id="89" w:author="Evros" w:date="2020-07-10T11:02:00Z"/>
        <w:noProof/>
        <w:sz w:val="20"/>
      </w:rPr>
    </w:pPr>
    <w:del w:id="90" w:author="Evros" w:date="2020-07-10T11:02:00Z">
      <w:r>
        <w:rPr>
          <w:noProof/>
        </w:rPr>
        <w:tab/>
      </w:r>
      <w:r>
        <w:rPr>
          <w:noProof/>
        </w:rPr>
        <w:tab/>
      </w:r>
      <w:r w:rsidRPr="001F53F8">
        <w:rPr>
          <w:noProof/>
          <w:sz w:val="20"/>
        </w:rPr>
        <w:delText xml:space="preserve">XYZ Inc. Initials: _______ </w:delText>
      </w:r>
    </w:del>
  </w:p>
  <w:p w14:paraId="27038F8F" w14:textId="77777777" w:rsidR="00B13B9B" w:rsidRPr="001F53F8" w:rsidRDefault="00B13B9B" w:rsidP="00B238AA">
    <w:pPr>
      <w:pStyle w:val="Footer"/>
      <w:jc w:val="center"/>
      <w:rPr>
        <w:del w:id="91" w:author="Evros" w:date="2020-07-10T11:02:00Z"/>
        <w:sz w:val="20"/>
      </w:rPr>
    </w:pPr>
    <w:del w:id="92" w:author="Evros" w:date="2020-07-10T11:02:00Z">
      <w:r w:rsidRPr="001F53F8">
        <w:rPr>
          <w:noProof/>
          <w:sz w:val="20"/>
        </w:rPr>
        <w:tab/>
      </w:r>
      <w:r w:rsidRPr="001F53F8">
        <w:rPr>
          <w:noProof/>
          <w:sz w:val="20"/>
        </w:rPr>
        <w:tab/>
        <w:delText>Customer Initials: ________</w:delText>
      </w:r>
    </w:del>
  </w:p>
  <w:p w14:paraId="47DD0EC2" w14:textId="4A2C7462" w:rsidR="00B13B9B" w:rsidRDefault="00B13B9B" w:rsidP="009741B7">
    <w:pPr>
      <w:pStyle w:val="Footer"/>
      <w:jc w:val="center"/>
      <w:rPr>
        <w:del w:id="93" w:author="Evros" w:date="2020-07-10T11:02:00Z"/>
        <w:noProof/>
      </w:rPr>
    </w:pPr>
  </w:p>
  <w:p w14:paraId="068C02D8" w14:textId="77777777" w:rsidR="00B13B9B" w:rsidRPr="001F53F8" w:rsidRDefault="00B13B9B" w:rsidP="009741B7">
    <w:pPr>
      <w:pStyle w:val="Footer"/>
      <w:jc w:val="center"/>
      <w:rPr>
        <w:sz w:val="20"/>
      </w:rPr>
    </w:pPr>
    <w:del w:id="94" w:author="Evros" w:date="2020-07-10T11:02:00Z">
      <w:r>
        <w:rPr>
          <w:noProof/>
        </w:rPr>
        <w:tab/>
      </w:r>
      <w:r>
        <w:rPr>
          <w:noProof/>
        </w:rPr>
        <w:tab/>
      </w:r>
    </w:del>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871A93" w14:textId="77777777" w:rsidR="00DE5698" w:rsidRDefault="00DE5698">
      <w:r>
        <w:separator/>
      </w:r>
    </w:p>
  </w:footnote>
  <w:footnote w:type="continuationSeparator" w:id="0">
    <w:p w14:paraId="1610F051" w14:textId="77777777" w:rsidR="00DE5698" w:rsidRDefault="00DE5698">
      <w:r>
        <w:continuationSeparator/>
      </w:r>
    </w:p>
  </w:footnote>
  <w:footnote w:type="continuationNotice" w:id="1">
    <w:p w14:paraId="0936096B" w14:textId="77777777" w:rsidR="00DE5698" w:rsidRDefault="00DE5698">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6CB05A" w14:textId="77777777" w:rsidR="00A30B2C" w:rsidRDefault="00A30B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B13B9B" w:rsidRDefault="00B13B9B" w:rsidP="009741B7">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5FDF4F" w14:textId="77777777" w:rsidR="00A30B2C" w:rsidRDefault="00A30B2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B13B9B" w:rsidRPr="004D1643" w:rsidRDefault="00B13B9B" w:rsidP="009741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rson w15:author="Brian Goodkind">
    <w15:presenceInfo w15:providerId="None" w15:userId="Brian Goodki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Full" w:cryptAlgorithmClass="hash" w:cryptAlgorithmType="typeAny" w:cryptAlgorithmSid="4" w:cryptSpinCount="100000" w:hash="w6lpV03khRsTrgH6IDQIGqmGigY=" w:salt="+7kYwdlKk1G60sxGHqtjVA=="/>
  <w:defaultTabStop w:val="720"/>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2966"/>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4265A"/>
    <w:rsid w:val="00247BFE"/>
    <w:rsid w:val="00273832"/>
    <w:rsid w:val="00275DF4"/>
    <w:rsid w:val="00282544"/>
    <w:rsid w:val="002924D4"/>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44448"/>
    <w:rsid w:val="003469C8"/>
    <w:rsid w:val="0036608E"/>
    <w:rsid w:val="00366A74"/>
    <w:rsid w:val="00377B4A"/>
    <w:rsid w:val="00380F0D"/>
    <w:rsid w:val="00387239"/>
    <w:rsid w:val="0039755E"/>
    <w:rsid w:val="003A2A67"/>
    <w:rsid w:val="003A6364"/>
    <w:rsid w:val="003A7F67"/>
    <w:rsid w:val="003B16BF"/>
    <w:rsid w:val="003B2F9F"/>
    <w:rsid w:val="003C1306"/>
    <w:rsid w:val="003D1164"/>
    <w:rsid w:val="003F1457"/>
    <w:rsid w:val="003F2F94"/>
    <w:rsid w:val="003F45BC"/>
    <w:rsid w:val="00411B33"/>
    <w:rsid w:val="00412C34"/>
    <w:rsid w:val="004238F2"/>
    <w:rsid w:val="004317DE"/>
    <w:rsid w:val="00435539"/>
    <w:rsid w:val="00440A27"/>
    <w:rsid w:val="00441D28"/>
    <w:rsid w:val="0044240F"/>
    <w:rsid w:val="00453E18"/>
    <w:rsid w:val="0048052D"/>
    <w:rsid w:val="00480B29"/>
    <w:rsid w:val="004A3C3E"/>
    <w:rsid w:val="004B0859"/>
    <w:rsid w:val="004B1AB2"/>
    <w:rsid w:val="004D10C1"/>
    <w:rsid w:val="004D597E"/>
    <w:rsid w:val="004E1EF2"/>
    <w:rsid w:val="004E6221"/>
    <w:rsid w:val="005110D5"/>
    <w:rsid w:val="00511AE0"/>
    <w:rsid w:val="00540B45"/>
    <w:rsid w:val="00551397"/>
    <w:rsid w:val="00552AA8"/>
    <w:rsid w:val="00560D66"/>
    <w:rsid w:val="005766AE"/>
    <w:rsid w:val="00576E95"/>
    <w:rsid w:val="00577305"/>
    <w:rsid w:val="005875D8"/>
    <w:rsid w:val="00591403"/>
    <w:rsid w:val="00593E79"/>
    <w:rsid w:val="005A33CF"/>
    <w:rsid w:val="005B6F6E"/>
    <w:rsid w:val="005C5F4A"/>
    <w:rsid w:val="005C6443"/>
    <w:rsid w:val="005C715E"/>
    <w:rsid w:val="005D38FB"/>
    <w:rsid w:val="005E1D7F"/>
    <w:rsid w:val="005E2640"/>
    <w:rsid w:val="005E4C43"/>
    <w:rsid w:val="005F19E3"/>
    <w:rsid w:val="006054A9"/>
    <w:rsid w:val="006130A8"/>
    <w:rsid w:val="00613E24"/>
    <w:rsid w:val="0063212B"/>
    <w:rsid w:val="00632FE8"/>
    <w:rsid w:val="00636F97"/>
    <w:rsid w:val="00645EFB"/>
    <w:rsid w:val="0065066F"/>
    <w:rsid w:val="006556BA"/>
    <w:rsid w:val="00665331"/>
    <w:rsid w:val="00665709"/>
    <w:rsid w:val="006670B2"/>
    <w:rsid w:val="00673F34"/>
    <w:rsid w:val="00683AB4"/>
    <w:rsid w:val="00684DAA"/>
    <w:rsid w:val="006B3755"/>
    <w:rsid w:val="006B6453"/>
    <w:rsid w:val="006C6865"/>
    <w:rsid w:val="006D7F69"/>
    <w:rsid w:val="006E13D1"/>
    <w:rsid w:val="006F496B"/>
    <w:rsid w:val="006F4A3A"/>
    <w:rsid w:val="00712DBD"/>
    <w:rsid w:val="0071695E"/>
    <w:rsid w:val="0072137B"/>
    <w:rsid w:val="00721FEC"/>
    <w:rsid w:val="007260A6"/>
    <w:rsid w:val="00731DAB"/>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429D"/>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65B0"/>
    <w:rsid w:val="00877484"/>
    <w:rsid w:val="0088098B"/>
    <w:rsid w:val="0088212D"/>
    <w:rsid w:val="008839C9"/>
    <w:rsid w:val="00884FD0"/>
    <w:rsid w:val="00885B52"/>
    <w:rsid w:val="00891D4F"/>
    <w:rsid w:val="008A4AD3"/>
    <w:rsid w:val="008B3F40"/>
    <w:rsid w:val="008C73F5"/>
    <w:rsid w:val="009031BC"/>
    <w:rsid w:val="009036AE"/>
    <w:rsid w:val="00905685"/>
    <w:rsid w:val="00905BA2"/>
    <w:rsid w:val="00907597"/>
    <w:rsid w:val="0091305C"/>
    <w:rsid w:val="00916B86"/>
    <w:rsid w:val="009214AA"/>
    <w:rsid w:val="009252EA"/>
    <w:rsid w:val="00926EC4"/>
    <w:rsid w:val="009338D6"/>
    <w:rsid w:val="00940732"/>
    <w:rsid w:val="009524CF"/>
    <w:rsid w:val="00953C7A"/>
    <w:rsid w:val="00971D65"/>
    <w:rsid w:val="009741B7"/>
    <w:rsid w:val="009833D4"/>
    <w:rsid w:val="00995D25"/>
    <w:rsid w:val="009A0069"/>
    <w:rsid w:val="009A7195"/>
    <w:rsid w:val="009B2F1C"/>
    <w:rsid w:val="009C5695"/>
    <w:rsid w:val="009D1338"/>
    <w:rsid w:val="009D35EF"/>
    <w:rsid w:val="009D3B1C"/>
    <w:rsid w:val="009D6110"/>
    <w:rsid w:val="009D6451"/>
    <w:rsid w:val="00A01B65"/>
    <w:rsid w:val="00A0201D"/>
    <w:rsid w:val="00A119F6"/>
    <w:rsid w:val="00A13C7E"/>
    <w:rsid w:val="00A15206"/>
    <w:rsid w:val="00A20EAC"/>
    <w:rsid w:val="00A21FEF"/>
    <w:rsid w:val="00A27AD6"/>
    <w:rsid w:val="00A30B2C"/>
    <w:rsid w:val="00A40A75"/>
    <w:rsid w:val="00A40DCB"/>
    <w:rsid w:val="00A647AC"/>
    <w:rsid w:val="00A6664A"/>
    <w:rsid w:val="00A7666B"/>
    <w:rsid w:val="00A955A0"/>
    <w:rsid w:val="00A973C4"/>
    <w:rsid w:val="00A973F5"/>
    <w:rsid w:val="00AA4812"/>
    <w:rsid w:val="00AA5415"/>
    <w:rsid w:val="00AB288E"/>
    <w:rsid w:val="00AC14F6"/>
    <w:rsid w:val="00AC1E18"/>
    <w:rsid w:val="00AD14DF"/>
    <w:rsid w:val="00AF1C28"/>
    <w:rsid w:val="00AF6745"/>
    <w:rsid w:val="00B13B9B"/>
    <w:rsid w:val="00B201A2"/>
    <w:rsid w:val="00B238AA"/>
    <w:rsid w:val="00B435FF"/>
    <w:rsid w:val="00B462A0"/>
    <w:rsid w:val="00B46F37"/>
    <w:rsid w:val="00B47581"/>
    <w:rsid w:val="00B56006"/>
    <w:rsid w:val="00B5613D"/>
    <w:rsid w:val="00B635EE"/>
    <w:rsid w:val="00B646E5"/>
    <w:rsid w:val="00B673FF"/>
    <w:rsid w:val="00B72777"/>
    <w:rsid w:val="00B745E8"/>
    <w:rsid w:val="00B935F6"/>
    <w:rsid w:val="00B9366F"/>
    <w:rsid w:val="00BA16A1"/>
    <w:rsid w:val="00BA35A9"/>
    <w:rsid w:val="00BB3284"/>
    <w:rsid w:val="00BC332C"/>
    <w:rsid w:val="00BE038A"/>
    <w:rsid w:val="00C14A50"/>
    <w:rsid w:val="00C14B5B"/>
    <w:rsid w:val="00C15CDE"/>
    <w:rsid w:val="00C30512"/>
    <w:rsid w:val="00C30DB4"/>
    <w:rsid w:val="00C40C8D"/>
    <w:rsid w:val="00C525FF"/>
    <w:rsid w:val="00C5402B"/>
    <w:rsid w:val="00C56D3E"/>
    <w:rsid w:val="00C647C2"/>
    <w:rsid w:val="00C64C71"/>
    <w:rsid w:val="00C85CB8"/>
    <w:rsid w:val="00C8635D"/>
    <w:rsid w:val="00C871E7"/>
    <w:rsid w:val="00C9058C"/>
    <w:rsid w:val="00CA6FAE"/>
    <w:rsid w:val="00CB3E34"/>
    <w:rsid w:val="00CD4F69"/>
    <w:rsid w:val="00D13C2C"/>
    <w:rsid w:val="00D2193D"/>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E5698"/>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A7912"/>
    <w:rsid w:val="00EB7F23"/>
    <w:rsid w:val="00EC5826"/>
    <w:rsid w:val="00ED1942"/>
    <w:rsid w:val="00EE428F"/>
    <w:rsid w:val="00EF0D87"/>
    <w:rsid w:val="00EF30E3"/>
    <w:rsid w:val="00F0127A"/>
    <w:rsid w:val="00F03AEC"/>
    <w:rsid w:val="00F14064"/>
    <w:rsid w:val="00F36591"/>
    <w:rsid w:val="00F3770E"/>
    <w:rsid w:val="00F47C39"/>
    <w:rsid w:val="00F572A7"/>
    <w:rsid w:val="00F62EB0"/>
    <w:rsid w:val="00F738E2"/>
    <w:rsid w:val="00F75B79"/>
    <w:rsid w:val="00F827BD"/>
    <w:rsid w:val="00F85858"/>
    <w:rsid w:val="00F86466"/>
    <w:rsid w:val="00F874A1"/>
    <w:rsid w:val="00F877EF"/>
    <w:rsid w:val="00F90BE0"/>
    <w:rsid w:val="00F94E4B"/>
    <w:rsid w:val="00FA729E"/>
    <w:rsid w:val="00FA7EE6"/>
    <w:rsid w:val="00FB29D2"/>
    <w:rsid w:val="00FB5600"/>
    <w:rsid w:val="00FB5E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sandri@commercialjet.com"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3.xml"/><Relationship Id="rId23"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4B462-E049-4FB8-9C35-A31977686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2</TotalTime>
  <Pages>21</Pages>
  <Words>9588</Words>
  <Characters>54653</Characters>
  <Application>Microsoft Office Word</Application>
  <DocSecurity>0</DocSecurity>
  <PresentationFormat/>
  <Lines>455</Lines>
  <Paragraphs>128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64113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2</cp:revision>
  <cp:lastPrinted>2020-06-23T04:19:00Z</cp:lastPrinted>
  <dcterms:created xsi:type="dcterms:W3CDTF">2020-07-10T15:04:00Z</dcterms:created>
  <dcterms:modified xsi:type="dcterms:W3CDTF">2020-07-10T15:04:00Z</dcterms:modified>
  <dc:language/>
  <cp:version/>
</cp:coreProperties>
</file>